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3D33" w14:textId="77777777" w:rsidR="00040146" w:rsidRDefault="00000000">
      <w:pPr>
        <w:pStyle w:val="Title"/>
      </w:pPr>
      <w:r>
        <w:t>Proposal for a Decomposition-Centered Time Series Course</w:t>
      </w:r>
    </w:p>
    <w:p w14:paraId="62F1B2AE" w14:textId="77777777" w:rsidR="00040146" w:rsidRDefault="00000000">
      <w:pPr>
        <w:spacing w:after="240"/>
      </w:pPr>
      <w:r>
        <w:rPr>
          <w:i/>
          <w:color w:val="595959"/>
          <w:sz w:val="22"/>
        </w:rPr>
        <w:t>A proposed course architecture and recurring analysis routine</w:t>
      </w:r>
    </w:p>
    <w:p w14:paraId="6D609F4A" w14:textId="77777777" w:rsidR="00040146" w:rsidRDefault="00000000">
      <w:r>
        <w:t>I propose a coherent course design that uses decomposition as the conceptual spine and the same analysis workflow as the students’ repeated performance routine.</w:t>
      </w:r>
    </w:p>
    <w:p w14:paraId="2ECBD12C" w14:textId="77777777" w:rsidR="00040146" w:rsidRDefault="00000000">
      <w:r>
        <w:t>The core message to students becomes:</w:t>
      </w:r>
    </w:p>
    <w:p w14:paraId="5C243F0D" w14:textId="77777777" w:rsidR="00040146" w:rsidRDefault="00000000">
      <w:pPr>
        <w:spacing w:before="80" w:after="80"/>
        <w:ind w:left="403" w:right="259"/>
      </w:pPr>
      <w:r>
        <w:rPr>
          <w:i/>
          <w:color w:val="444444"/>
        </w:rPr>
        <w:t>A time series is generated by systematic signal plus stochastic variation. Our job is to understand the context, identify the signal, diagnose what remains, choose an appropriate model, and communicate a defensible forecast.</w:t>
      </w:r>
    </w:p>
    <w:p w14:paraId="7593CD28" w14:textId="77777777" w:rsidR="00040146" w:rsidRDefault="00000000">
      <w:r>
        <w:t>This gives the course both a conceptual framework and a stable method for doing analysis.</w:t>
      </w:r>
    </w:p>
    <w:p w14:paraId="423265E7" w14:textId="77777777" w:rsidR="00040146" w:rsidRDefault="00000000">
      <w:pPr>
        <w:pStyle w:val="Heading1"/>
      </w:pPr>
      <w:r>
        <w:t>Proposed course architecture</w:t>
      </w:r>
    </w:p>
    <w:p w14:paraId="227C17D3" w14:textId="77777777" w:rsidR="00040146" w:rsidRDefault="00000000">
      <w:pPr>
        <w:pStyle w:val="Heading2"/>
      </w:pPr>
      <w:r>
        <w:t>Unit 0 — Tools, context, and reproducible analysis</w:t>
      </w:r>
    </w:p>
    <w:p w14:paraId="0DAAC961" w14:textId="77777777" w:rsidR="00040146" w:rsidRDefault="00000000">
      <w:r>
        <w:t>Students learn:</w:t>
      </w:r>
    </w:p>
    <w:p w14:paraId="6BFC4BE7" w14:textId="77777777" w:rsidR="00040146" w:rsidRDefault="00000000">
      <w:pPr>
        <w:pStyle w:val="ListBullet"/>
      </w:pPr>
      <w:r>
        <w:t>RStudio, Quarto, code chunks, rendering, and reproducible files</w:t>
      </w:r>
    </w:p>
    <w:p w14:paraId="48F8C990" w14:textId="77777777" w:rsidR="00040146" w:rsidRDefault="00000000">
      <w:pPr>
        <w:pStyle w:val="ListBullet"/>
      </w:pPr>
      <w:r>
        <w:t>Importing data and documenting sources</w:t>
      </w:r>
    </w:p>
    <w:p w14:paraId="0B5981D7" w14:textId="77777777" w:rsidR="00040146" w:rsidRDefault="00000000">
      <w:pPr>
        <w:pStyle w:val="ListBullet"/>
      </w:pPr>
      <w:r>
        <w:rPr>
          <w:rFonts w:ascii="Consolas" w:hAnsi="Consolas"/>
          <w:sz w:val="19"/>
        </w:rPr>
        <w:t>tidyverse</w:t>
      </w:r>
      <w:r>
        <w:t xml:space="preserve">, </w:t>
      </w:r>
      <w:r>
        <w:rPr>
          <w:rFonts w:ascii="Consolas" w:hAnsi="Consolas"/>
          <w:sz w:val="19"/>
        </w:rPr>
        <w:t>tsibble</w:t>
      </w:r>
      <w:r>
        <w:t xml:space="preserve">, </w:t>
      </w:r>
      <w:r>
        <w:rPr>
          <w:rFonts w:ascii="Consolas" w:hAnsi="Consolas"/>
          <w:sz w:val="19"/>
        </w:rPr>
        <w:t>ggplot2</w:t>
      </w:r>
      <w:r>
        <w:t>, and basic plotting</w:t>
      </w:r>
    </w:p>
    <w:p w14:paraId="03D6D77F" w14:textId="77777777" w:rsidR="00040146" w:rsidRDefault="00000000">
      <w:pPr>
        <w:pStyle w:val="ListBullet"/>
      </w:pPr>
      <w:r>
        <w:t>Time index, sampling interval, units, and measurement context</w:t>
      </w:r>
    </w:p>
    <w:p w14:paraId="6415D410" w14:textId="77777777" w:rsidR="00040146" w:rsidRDefault="00000000">
      <w:pPr>
        <w:pStyle w:val="ListBullet"/>
        <w:rPr>
          <w:ins w:id="0" w:author="Craig Johnson" w:date="2026-09-30T15:01:00Z" w16du:dateUtc="2026-09-30T21:01:00Z"/>
        </w:rPr>
      </w:pPr>
      <w:r>
        <w:t>The purpose of models: description, explanation, prediction, and simulation</w:t>
      </w:r>
    </w:p>
    <w:p w14:paraId="2B50E050" w14:textId="05071368" w:rsidR="00EB4689" w:rsidRDefault="00EB4689">
      <w:pPr>
        <w:pStyle w:val="ListBullet"/>
        <w:rPr>
          <w:ins w:id="1" w:author="Craig Johnson" w:date="2026-09-30T15:01:00Z" w16du:dateUtc="2026-09-30T21:01:00Z"/>
        </w:rPr>
      </w:pPr>
      <w:moveToRangeStart w:id="2" w:author="Craig Johnson" w:date="2026-09-30T15:01:00Z" w:name="move241672920"/>
      <w:moveTo w:id="3" w:author="Craig Johnson" w:date="2026-09-30T15:01:00Z" w16du:dateUtc="2026-09-30T21:01:00Z">
        <w:r>
          <w:t>Mean, variance, standard deviation</w:t>
        </w:r>
      </w:moveTo>
      <w:moveToRangeEnd w:id="2"/>
    </w:p>
    <w:p w14:paraId="6A6CD893" w14:textId="77777777" w:rsidR="00EB4689" w:rsidRDefault="00EB4689">
      <w:pPr>
        <w:pStyle w:val="ListBullet"/>
        <w:rPr>
          <w:ins w:id="4" w:author="Craig Johnson" w:date="2026-09-30T15:04:00Z" w16du:dateUtc="2026-09-30T21:04:00Z"/>
        </w:rPr>
      </w:pPr>
      <w:ins w:id="5" w:author="Craig Johnson" w:date="2026-09-30T15:02:00Z" w16du:dateUtc="2026-09-30T21:02:00Z">
        <w:r>
          <w:t>Motivate the n</w:t>
        </w:r>
      </w:ins>
      <w:ins w:id="6" w:author="Craig Johnson" w:date="2026-09-30T15:01:00Z" w16du:dateUtc="2026-09-30T21:01:00Z">
        <w:r>
          <w:t xml:space="preserve">eed </w:t>
        </w:r>
      </w:ins>
      <w:ins w:id="7" w:author="Craig Johnson" w:date="2026-09-30T15:04:00Z" w16du:dateUtc="2026-09-30T21:04:00Z">
        <w:r>
          <w:t>for</w:t>
        </w:r>
      </w:ins>
      <w:ins w:id="8" w:author="Craig Johnson" w:date="2026-09-30T15:01:00Z" w16du:dateUtc="2026-09-30T21:01:00Z">
        <w:r>
          <w:t xml:space="preserve"> T</w:t>
        </w:r>
      </w:ins>
      <w:ins w:id="9" w:author="Craig Johnson" w:date="2026-09-30T15:02:00Z" w16du:dateUtc="2026-09-30T21:02:00Z">
        <w:r>
          <w:t>ime Series methods</w:t>
        </w:r>
      </w:ins>
    </w:p>
    <w:p w14:paraId="3CF0BCCB" w14:textId="3DDF0970" w:rsidR="00EB4689" w:rsidRDefault="00EB4689" w:rsidP="00EB4689">
      <w:pPr>
        <w:pStyle w:val="ListBullet"/>
        <w:tabs>
          <w:tab w:val="clear" w:pos="360"/>
          <w:tab w:val="num" w:pos="720"/>
        </w:tabs>
        <w:ind w:left="720"/>
        <w:pPrChange w:id="10" w:author="Craig Johnson" w:date="2026-09-30T15:04:00Z" w16du:dateUtc="2026-09-30T21:04:00Z">
          <w:pPr>
            <w:pStyle w:val="ListBullet"/>
          </w:pPr>
        </w:pPrChange>
      </w:pPr>
      <w:ins w:id="11" w:author="Craig Johnson" w:date="2026-09-30T15:04:00Z" w16du:dateUtc="2026-09-30T21:04:00Z">
        <w:r>
          <w:t>Si</w:t>
        </w:r>
      </w:ins>
      <w:ins w:id="12" w:author="Craig Johnson" w:date="2026-09-30T15:02:00Z" w16du:dateUtc="2026-09-30T21:02:00Z">
        <w:r>
          <w:t xml:space="preserve">mulation of autocorrelated data: show traditional methods </w:t>
        </w:r>
      </w:ins>
      <w:ins w:id="13" w:author="Craig Johnson" w:date="2026-09-30T15:04:00Z" w16du:dateUtc="2026-09-30T21:04:00Z">
        <w:r>
          <w:t>have the wrong standard</w:t>
        </w:r>
      </w:ins>
      <w:ins w:id="14" w:author="Craig Johnson" w:date="2026-09-30T15:03:00Z" w16du:dateUtc="2026-09-30T21:03:00Z">
        <w:r>
          <w:t xml:space="preserve"> error</w:t>
        </w:r>
      </w:ins>
      <w:ins w:id="15" w:author="Craig Johnson" w:date="2026-09-30T15:04:00Z" w16du:dateUtc="2026-09-30T21:04:00Z">
        <w:r>
          <w:t>s</w:t>
        </w:r>
      </w:ins>
      <w:ins w:id="16" w:author="Craig Johnson" w:date="2026-09-30T15:03:00Z" w16du:dateUtc="2026-09-30T21:03:00Z">
        <w:r>
          <w:t>.</w:t>
        </w:r>
      </w:ins>
    </w:p>
    <w:p w14:paraId="34755B1B" w14:textId="77777777" w:rsidR="00040146" w:rsidRDefault="00000000">
      <w:pPr>
        <w:rPr>
          <w:ins w:id="17" w:author="Craig Johnson" w:date="2026-09-30T15:07:00Z" w16du:dateUtc="2026-09-30T21:07:00Z"/>
        </w:rPr>
      </w:pPr>
      <w:r>
        <w:t>The goal is not to teach “R” separately from statistics. Every coding lesson should immediately support a time-series question.</w:t>
      </w:r>
    </w:p>
    <w:p w14:paraId="4F0CFDDD" w14:textId="72787578" w:rsidR="00EB4689" w:rsidRDefault="00EB4689">
      <w:pPr>
        <w:rPr>
          <w:ins w:id="18" w:author="Craig Johnson" w:date="2026-09-30T15:07:00Z" w16du:dateUtc="2026-09-30T21:07:00Z"/>
        </w:rPr>
      </w:pPr>
    </w:p>
    <w:p w14:paraId="0A348D32" w14:textId="77777777" w:rsidR="00EB4689" w:rsidRDefault="00EB4689" w:rsidP="00EB4689">
      <w:pPr>
        <w:pStyle w:val="Heading2"/>
        <w:rPr>
          <w:ins w:id="19" w:author="Craig Johnson" w:date="2026-09-30T15:07:00Z" w16du:dateUtc="2026-09-30T21:07:00Z"/>
        </w:rPr>
      </w:pPr>
      <w:ins w:id="20" w:author="Craig Johnson" w:date="2026-09-30T15:07:00Z" w16du:dateUtc="2026-09-30T21:07:00Z">
        <w:r>
          <w:t>Unit 2 — Modeling trend</w:t>
        </w:r>
      </w:ins>
    </w:p>
    <w:p w14:paraId="1D196ADE" w14:textId="77777777" w:rsidR="00EB4689" w:rsidRDefault="00EB4689" w:rsidP="00EB4689">
      <w:pPr>
        <w:rPr>
          <w:ins w:id="21" w:author="Craig Johnson" w:date="2026-09-30T15:07:00Z" w16du:dateUtc="2026-09-30T21:07:00Z"/>
        </w:rPr>
      </w:pPr>
      <w:ins w:id="22" w:author="Craig Johnson" w:date="2026-09-30T15:07:00Z" w16du:dateUtc="2026-09-30T21:07:00Z">
        <w:r>
          <w:t>Students learn multiple ways to represent long-term movement:</w:t>
        </w:r>
      </w:ins>
    </w:p>
    <w:p w14:paraId="732586DC" w14:textId="77777777" w:rsidR="00EB4689" w:rsidRDefault="00EB4689" w:rsidP="00EB4689">
      <w:pPr>
        <w:pStyle w:val="ListBullet"/>
        <w:rPr>
          <w:ins w:id="23" w:author="Craig Johnson" w:date="2026-09-30T15:07:00Z" w16du:dateUtc="2026-09-30T21:07:00Z"/>
        </w:rPr>
      </w:pPr>
      <w:ins w:id="24" w:author="Craig Johnson" w:date="2026-09-30T15:07:00Z" w16du:dateUtc="2026-09-30T21:07:00Z">
        <w:r>
          <w:t>Raw plots and visual trend description</w:t>
        </w:r>
      </w:ins>
    </w:p>
    <w:p w14:paraId="01B39951" w14:textId="77777777" w:rsidR="00EB4689" w:rsidRDefault="00EB4689" w:rsidP="00EB4689">
      <w:pPr>
        <w:pStyle w:val="ListBullet"/>
        <w:rPr>
          <w:ins w:id="25" w:author="Craig Johnson" w:date="2026-09-30T15:07:00Z" w16du:dateUtc="2026-09-30T21:07:00Z"/>
        </w:rPr>
      </w:pPr>
      <w:ins w:id="26" w:author="Craig Johnson" w:date="2026-09-30T15:07:00Z" w16du:dateUtc="2026-09-30T21:07:00Z">
        <w:r>
          <w:t>Lagged observations</w:t>
        </w:r>
      </w:ins>
    </w:p>
    <w:p w14:paraId="620D6169" w14:textId="77777777" w:rsidR="00EB4689" w:rsidRDefault="00EB4689" w:rsidP="00EB4689">
      <w:pPr>
        <w:pStyle w:val="ListBullet"/>
        <w:rPr>
          <w:ins w:id="27" w:author="Craig Johnson" w:date="2026-09-30T15:07:00Z" w16du:dateUtc="2026-09-30T21:07:00Z"/>
        </w:rPr>
      </w:pPr>
      <w:ins w:id="28" w:author="Craig Johnson" w:date="2026-09-30T15:07:00Z" w16du:dateUtc="2026-09-30T21:07:00Z">
        <w:r>
          <w:t>Moving averages</w:t>
        </w:r>
      </w:ins>
    </w:p>
    <w:p w14:paraId="365EE0B3" w14:textId="77777777" w:rsidR="00EB4689" w:rsidRDefault="00EB4689" w:rsidP="00EB4689">
      <w:pPr>
        <w:pStyle w:val="ListBullet"/>
        <w:rPr>
          <w:ins w:id="29" w:author="Craig Johnson" w:date="2026-09-30T15:07:00Z" w16du:dateUtc="2026-09-30T21:07:00Z"/>
        </w:rPr>
      </w:pPr>
      <w:ins w:id="30" w:author="Craig Johnson" w:date="2026-09-30T15:07:00Z" w16du:dateUtc="2026-09-30T21:07:00Z">
        <w:r>
          <w:t>Exponential smoothing and EWMA</w:t>
        </w:r>
      </w:ins>
    </w:p>
    <w:p w14:paraId="70DEFE8D" w14:textId="77777777" w:rsidR="00EB4689" w:rsidRDefault="00EB4689" w:rsidP="00EB4689">
      <w:pPr>
        <w:pStyle w:val="ListBullet"/>
        <w:rPr>
          <w:ins w:id="31" w:author="Craig Johnson" w:date="2026-09-30T15:07:00Z" w16du:dateUtc="2026-09-30T21:07:00Z"/>
        </w:rPr>
      </w:pPr>
      <w:ins w:id="32" w:author="Craig Johnson" w:date="2026-09-30T15:07:00Z" w16du:dateUtc="2026-09-30T21:07:00Z">
        <w:r>
          <w:t>Holt trend</w:t>
        </w:r>
      </w:ins>
    </w:p>
    <w:p w14:paraId="35D86B06" w14:textId="77777777" w:rsidR="00EB4689" w:rsidRDefault="00EB4689" w:rsidP="00EB4689">
      <w:pPr>
        <w:pStyle w:val="ListBullet"/>
        <w:rPr>
          <w:ins w:id="33" w:author="Craig Johnson" w:date="2026-09-30T15:07:00Z" w16du:dateUtc="2026-09-30T21:07:00Z"/>
        </w:rPr>
      </w:pPr>
      <w:ins w:id="34" w:author="Craig Johnson" w:date="2026-09-30T15:07:00Z" w16du:dateUtc="2026-09-30T21:07:00Z">
        <w:r>
          <w:t>Linear and polynomial regression</w:t>
        </w:r>
      </w:ins>
    </w:p>
    <w:p w14:paraId="4A8E8C23" w14:textId="77777777" w:rsidR="00EB4689" w:rsidRDefault="00EB4689" w:rsidP="00EB4689">
      <w:pPr>
        <w:pStyle w:val="ListBullet"/>
        <w:rPr>
          <w:ins w:id="35" w:author="Craig Johnson" w:date="2026-09-30T15:07:00Z" w16du:dateUtc="2026-09-30T21:07:00Z"/>
        </w:rPr>
      </w:pPr>
      <w:ins w:id="36" w:author="Craig Johnson" w:date="2026-09-30T15:07:00Z" w16du:dateUtc="2026-09-30T21:07:00Z">
        <w:r>
          <w:t>Transformations such as logarithms</w:t>
        </w:r>
      </w:ins>
    </w:p>
    <w:p w14:paraId="59A2F514" w14:textId="77777777" w:rsidR="00EB4689" w:rsidRDefault="00EB4689" w:rsidP="00EB4689">
      <w:pPr>
        <w:pStyle w:val="ListBullet"/>
        <w:rPr>
          <w:ins w:id="37" w:author="Craig Johnson" w:date="2026-09-30T15:07:00Z" w16du:dateUtc="2026-09-30T21:07:00Z"/>
        </w:rPr>
      </w:pPr>
      <w:ins w:id="38" w:author="Craig Johnson" w:date="2026-09-30T15:07:00Z" w16du:dateUtc="2026-09-30T21:07:00Z">
        <w:r>
          <w:t>Model comparison and interpretation of trend assumptions</w:t>
        </w:r>
      </w:ins>
    </w:p>
    <w:p w14:paraId="5BA0DC5A" w14:textId="77777777" w:rsidR="00EB4689" w:rsidRDefault="00EB4689" w:rsidP="00EB4689">
      <w:pPr>
        <w:rPr>
          <w:ins w:id="39" w:author="Craig Johnson" w:date="2026-09-30T15:07:00Z" w16du:dateUtc="2026-09-30T21:07:00Z"/>
        </w:rPr>
      </w:pPr>
      <w:ins w:id="40" w:author="Craig Johnson" w:date="2026-09-30T15:07:00Z" w16du:dateUtc="2026-09-30T21:07:00Z">
        <w:r>
          <w:lastRenderedPageBreak/>
          <w:t>The organizing question is:</w:t>
        </w:r>
      </w:ins>
    </w:p>
    <w:p w14:paraId="45324B9A" w14:textId="77777777" w:rsidR="00EB4689" w:rsidRDefault="00EB4689" w:rsidP="00EB4689">
      <w:pPr>
        <w:spacing w:before="80" w:after="80"/>
        <w:ind w:left="403" w:right="259"/>
        <w:rPr>
          <w:ins w:id="41" w:author="Craig Johnson" w:date="2026-09-30T15:07:00Z" w16du:dateUtc="2026-09-30T21:07:00Z"/>
        </w:rPr>
      </w:pPr>
      <w:ins w:id="42" w:author="Craig Johnson" w:date="2026-09-30T15:07:00Z" w16du:dateUtc="2026-09-30T21:07:00Z">
        <w:r>
          <w:rPr>
            <w:i/>
            <w:color w:val="444444"/>
          </w:rPr>
          <w:t>What part of the series can be explained as systematic movement over time?</w:t>
        </w:r>
      </w:ins>
    </w:p>
    <w:p w14:paraId="358B23CB" w14:textId="77777777" w:rsidR="00EB4689" w:rsidRDefault="00EB4689" w:rsidP="00EB4689">
      <w:pPr>
        <w:rPr>
          <w:ins w:id="43" w:author="Craig Johnson" w:date="2026-09-30T15:07:00Z" w16du:dateUtc="2026-09-30T21:07:00Z"/>
        </w:rPr>
      </w:pPr>
      <w:ins w:id="44" w:author="Craig Johnson" w:date="2026-09-30T15:07:00Z" w16du:dateUtc="2026-09-30T21:07:00Z">
        <w:r>
          <w:t>The existing Chapter 1 moving-average material, Chapter 3 EWMA material, and parts of Chapter 5 regression and transformation material belong together here.</w:t>
        </w:r>
      </w:ins>
    </w:p>
    <w:p w14:paraId="07F9E2EA" w14:textId="77777777" w:rsidR="00EB4689" w:rsidRDefault="00EB4689">
      <w:pPr>
        <w:rPr>
          <w:ins w:id="45" w:author="Craig Johnson" w:date="2026-09-30T15:08:00Z" w16du:dateUtc="2026-09-30T21:08:00Z"/>
        </w:rPr>
      </w:pPr>
    </w:p>
    <w:p w14:paraId="1913BA10" w14:textId="77777777" w:rsidR="00417384" w:rsidRDefault="00417384">
      <w:pPr>
        <w:rPr>
          <w:ins w:id="46" w:author="Craig Johnson" w:date="2026-09-30T15:08:00Z" w16du:dateUtc="2026-09-30T21:08:00Z"/>
        </w:rPr>
      </w:pPr>
    </w:p>
    <w:p w14:paraId="51C7A1DF" w14:textId="77777777" w:rsidR="00417384" w:rsidRDefault="00417384" w:rsidP="00417384">
      <w:pPr>
        <w:pStyle w:val="Heading2"/>
        <w:rPr>
          <w:moveTo w:id="47" w:author="Craig Johnson" w:date="2026-09-30T15:08:00Z" w16du:dateUtc="2026-09-30T21:08:00Z"/>
        </w:rPr>
      </w:pPr>
      <w:moveToRangeStart w:id="48" w:author="Craig Johnson" w:date="2026-09-30T15:08:00Z" w:name="move241673317"/>
      <w:moveTo w:id="49" w:author="Craig Johnson" w:date="2026-09-30T15:08:00Z" w16du:dateUtc="2026-09-30T21:08:00Z">
        <w:r>
          <w:t>Unit 3 — Modeling seasonality</w:t>
        </w:r>
      </w:moveTo>
    </w:p>
    <w:p w14:paraId="7299B795" w14:textId="77777777" w:rsidR="00417384" w:rsidRDefault="00417384" w:rsidP="00417384">
      <w:pPr>
        <w:rPr>
          <w:moveTo w:id="50" w:author="Craig Johnson" w:date="2026-09-30T15:08:00Z" w16du:dateUtc="2026-09-30T21:08:00Z"/>
        </w:rPr>
      </w:pPr>
      <w:moveTo w:id="51" w:author="Craig Johnson" w:date="2026-09-30T15:08:00Z" w16du:dateUtc="2026-09-30T21:08:00Z">
        <w:r>
          <w:t>Students learn:</w:t>
        </w:r>
      </w:moveTo>
    </w:p>
    <w:p w14:paraId="0E24CB97" w14:textId="77777777" w:rsidR="00417384" w:rsidRDefault="00417384" w:rsidP="00417384">
      <w:pPr>
        <w:pStyle w:val="ListBullet"/>
        <w:rPr>
          <w:moveTo w:id="52" w:author="Craig Johnson" w:date="2026-09-30T15:08:00Z" w16du:dateUtc="2026-09-30T21:08:00Z"/>
        </w:rPr>
      </w:pPr>
      <w:moveTo w:id="53" w:author="Craig Johnson" w:date="2026-09-30T15:08:00Z" w16du:dateUtc="2026-09-30T21:08:00Z">
        <w:r>
          <w:t>Seasonal plots and seasonal boxplots</w:t>
        </w:r>
      </w:moveTo>
    </w:p>
    <w:p w14:paraId="34A30818" w14:textId="77777777" w:rsidR="00417384" w:rsidRDefault="00417384" w:rsidP="00417384">
      <w:pPr>
        <w:pStyle w:val="ListBullet"/>
        <w:rPr>
          <w:moveTo w:id="54" w:author="Craig Johnson" w:date="2026-09-30T15:08:00Z" w16du:dateUtc="2026-09-30T21:08:00Z"/>
        </w:rPr>
      </w:pPr>
      <w:moveTo w:id="55" w:author="Craig Johnson" w:date="2026-09-30T15:08:00Z" w16du:dateUtc="2026-09-30T21:08:00Z">
        <w:r>
          <w:t>Seasonal averages</w:t>
        </w:r>
      </w:moveTo>
    </w:p>
    <w:p w14:paraId="6D7A48F2" w14:textId="77777777" w:rsidR="00417384" w:rsidRDefault="00417384" w:rsidP="00417384">
      <w:pPr>
        <w:pStyle w:val="ListBullet"/>
        <w:rPr>
          <w:moveTo w:id="56" w:author="Craig Johnson" w:date="2026-09-30T15:08:00Z" w16du:dateUtc="2026-09-30T21:08:00Z"/>
        </w:rPr>
      </w:pPr>
      <w:moveTo w:id="57" w:author="Craig Johnson" w:date="2026-09-30T15:08:00Z" w16du:dateUtc="2026-09-30T21:08:00Z">
        <w:r>
          <w:t>Additive decomposition</w:t>
        </w:r>
      </w:moveTo>
    </w:p>
    <w:p w14:paraId="074D7004" w14:textId="77777777" w:rsidR="00417384" w:rsidRDefault="00417384" w:rsidP="00417384">
      <w:pPr>
        <w:pStyle w:val="ListBullet"/>
        <w:rPr>
          <w:moveTo w:id="58" w:author="Craig Johnson" w:date="2026-09-30T15:08:00Z" w16du:dateUtc="2026-09-30T21:08:00Z"/>
        </w:rPr>
      </w:pPr>
      <w:moveTo w:id="59" w:author="Craig Johnson" w:date="2026-09-30T15:08:00Z" w16du:dateUtc="2026-09-30T21:08:00Z">
        <w:r>
          <w:t>Multiplicative decomposition</w:t>
        </w:r>
      </w:moveTo>
    </w:p>
    <w:p w14:paraId="40CF05EC" w14:textId="77777777" w:rsidR="00417384" w:rsidRDefault="00417384" w:rsidP="00417384">
      <w:pPr>
        <w:pStyle w:val="ListBullet"/>
        <w:rPr>
          <w:moveTo w:id="60" w:author="Craig Johnson" w:date="2026-09-30T15:08:00Z" w16du:dateUtc="2026-09-30T21:08:00Z"/>
        </w:rPr>
      </w:pPr>
      <w:moveTo w:id="61" w:author="Craig Johnson" w:date="2026-09-30T15:08:00Z" w16du:dateUtc="2026-09-30T21:08:00Z">
        <w:r>
          <w:t>Log transformation as a way to express multiplicative structure additively</w:t>
        </w:r>
      </w:moveTo>
    </w:p>
    <w:p w14:paraId="6122F89D" w14:textId="77777777" w:rsidR="00417384" w:rsidRDefault="00417384" w:rsidP="00417384">
      <w:pPr>
        <w:pStyle w:val="ListBullet"/>
        <w:rPr>
          <w:moveTo w:id="62" w:author="Craig Johnson" w:date="2026-09-30T15:08:00Z" w16du:dateUtc="2026-09-30T21:08:00Z"/>
        </w:rPr>
      </w:pPr>
      <w:moveTo w:id="63" w:author="Craig Johnson" w:date="2026-09-30T15:08:00Z" w16du:dateUtc="2026-09-30T21:08:00Z">
        <w:r>
          <w:t>Seasonal indicators</w:t>
        </w:r>
      </w:moveTo>
    </w:p>
    <w:p w14:paraId="15A87CA0" w14:textId="77777777" w:rsidR="00417384" w:rsidRDefault="00417384" w:rsidP="00417384">
      <w:pPr>
        <w:pStyle w:val="ListBullet"/>
        <w:rPr>
          <w:moveTo w:id="64" w:author="Craig Johnson" w:date="2026-09-30T15:08:00Z" w16du:dateUtc="2026-09-30T21:08:00Z"/>
        </w:rPr>
      </w:pPr>
      <w:commentRangeStart w:id="65"/>
      <w:moveTo w:id="66" w:author="Craig Johnson" w:date="2026-09-30T15:08:00Z" w16du:dateUtc="2026-09-30T21:08:00Z">
        <w:r>
          <w:t>Harmonic/Fourier terms</w:t>
        </w:r>
      </w:moveTo>
      <w:commentRangeEnd w:id="65"/>
      <w:r w:rsidR="00196CF0">
        <w:rPr>
          <w:rStyle w:val="CommentReference"/>
          <w:sz w:val="21"/>
          <w:szCs w:val="22"/>
        </w:rPr>
        <w:commentReference w:id="65"/>
      </w:r>
    </w:p>
    <w:p w14:paraId="7BC1B494" w14:textId="77777777" w:rsidR="00417384" w:rsidRDefault="00417384" w:rsidP="00417384">
      <w:pPr>
        <w:pStyle w:val="ListBullet"/>
        <w:rPr>
          <w:moveTo w:id="67" w:author="Craig Johnson" w:date="2026-09-30T15:08:00Z" w16du:dateUtc="2026-09-30T21:08:00Z"/>
        </w:rPr>
      </w:pPr>
      <w:moveTo w:id="68" w:author="Craig Johnson" w:date="2026-09-30T15:08:00Z" w16du:dateUtc="2026-09-30T21:08:00Z">
        <w:r>
          <w:t>Holt-Winters models</w:t>
        </w:r>
      </w:moveTo>
    </w:p>
    <w:p w14:paraId="51398348" w14:textId="77777777" w:rsidR="00417384" w:rsidRDefault="00417384" w:rsidP="00417384">
      <w:pPr>
        <w:rPr>
          <w:moveTo w:id="69" w:author="Craig Johnson" w:date="2026-09-30T15:08:00Z" w16du:dateUtc="2026-09-30T21:08:00Z"/>
        </w:rPr>
      </w:pPr>
      <w:moveTo w:id="70" w:author="Craig Johnson" w:date="2026-09-30T15:08:00Z" w16du:dateUtc="2026-09-30T21:08:00Z">
        <w:r>
          <w:t>The organizing question is:</w:t>
        </w:r>
      </w:moveTo>
    </w:p>
    <w:p w14:paraId="266E4231" w14:textId="77777777" w:rsidR="00417384" w:rsidRDefault="00417384" w:rsidP="00417384">
      <w:pPr>
        <w:spacing w:before="80" w:after="80"/>
        <w:ind w:left="403" w:right="259"/>
        <w:rPr>
          <w:moveTo w:id="71" w:author="Craig Johnson" w:date="2026-09-30T15:08:00Z" w16du:dateUtc="2026-09-30T21:08:00Z"/>
        </w:rPr>
      </w:pPr>
      <w:moveTo w:id="72" w:author="Craig Johnson" w:date="2026-09-30T15:08:00Z" w16du:dateUtc="2026-09-30T21:08:00Z">
        <w:r>
          <w:rPr>
            <w:i/>
            <w:color w:val="444444"/>
          </w:rPr>
          <w:t>What repeats systematically, and how should that repetition be represented?</w:t>
        </w:r>
      </w:moveTo>
    </w:p>
    <w:p w14:paraId="6EEE0DE4" w14:textId="77777777" w:rsidR="00417384" w:rsidRDefault="00417384" w:rsidP="00417384">
      <w:pPr>
        <w:rPr>
          <w:moveTo w:id="73" w:author="Craig Johnson" w:date="2026-09-30T15:08:00Z" w16du:dateUtc="2026-09-30T21:08:00Z"/>
        </w:rPr>
      </w:pPr>
      <w:moveTo w:id="74" w:author="Craig Johnson" w:date="2026-09-30T15:08:00Z" w16du:dateUtc="2026-09-30T21:08:00Z">
        <w:r>
          <w:t>This is where the decomposition framework becomes explicit:</w:t>
        </w:r>
      </w:moveTo>
    </w:p>
    <w:p w14:paraId="3D97D798" w14:textId="77777777" w:rsidR="00417384" w:rsidRDefault="00417384" w:rsidP="00417384">
      <w:pPr>
        <w:spacing w:before="80" w:after="80"/>
        <w:jc w:val="center"/>
        <w:rPr>
          <w:moveTo w:id="75" w:author="Craig Johnson" w:date="2026-09-30T15:08:00Z" w16du:dateUtc="2026-09-30T21:08:00Z"/>
        </w:rPr>
      </w:pPr>
      <w:moveTo w:id="76" w:author="Craig Johnson" w:date="2026-09-30T15:08:00Z" w16du:dateUtc="2026-09-30T21:08:00Z">
        <w:r>
          <w:rPr>
            <w:rFonts w:ascii="Cambria Math" w:hAnsi="Cambria Math"/>
            <w:sz w:val="26"/>
          </w:rPr>
          <w:t>x_t = T_t + S_t + R_t</w:t>
        </w:r>
      </w:moveTo>
    </w:p>
    <w:p w14:paraId="0536AE20" w14:textId="77777777" w:rsidR="00417384" w:rsidRDefault="00417384" w:rsidP="00417384">
      <w:pPr>
        <w:rPr>
          <w:moveTo w:id="77" w:author="Craig Johnson" w:date="2026-09-30T15:08:00Z" w16du:dateUtc="2026-09-30T21:08:00Z"/>
        </w:rPr>
      </w:pPr>
      <w:moveTo w:id="78" w:author="Craig Johnson" w:date="2026-09-30T15:08:00Z" w16du:dateUtc="2026-09-30T21:08:00Z">
        <w:r>
          <w:t>or, for multiplicative structure,</w:t>
        </w:r>
      </w:moveTo>
    </w:p>
    <w:p w14:paraId="1DC2B52E" w14:textId="77777777" w:rsidR="00417384" w:rsidRDefault="00417384" w:rsidP="00417384">
      <w:pPr>
        <w:spacing w:before="80" w:after="80"/>
        <w:jc w:val="center"/>
        <w:rPr>
          <w:moveTo w:id="79" w:author="Craig Johnson" w:date="2026-09-30T15:08:00Z" w16du:dateUtc="2026-09-30T21:08:00Z"/>
        </w:rPr>
      </w:pPr>
      <w:moveTo w:id="80" w:author="Craig Johnson" w:date="2026-09-30T15:08:00Z" w16du:dateUtc="2026-09-30T21:08:00Z">
        <w:r>
          <w:rPr>
            <w:rFonts w:ascii="Cambria Math" w:hAnsi="Cambria Math"/>
            <w:sz w:val="26"/>
          </w:rPr>
          <w:t>x_t = T_t × S_t × R_t.</w:t>
        </w:r>
      </w:moveTo>
    </w:p>
    <w:p w14:paraId="7C8038D9" w14:textId="51AD57FD" w:rsidR="00417384" w:rsidRDefault="00417384" w:rsidP="00417384">
      <w:pPr>
        <w:rPr>
          <w:ins w:id="81" w:author="Craig Johnson" w:date="2026-09-30T15:07:00Z" w16du:dateUtc="2026-09-30T21:07:00Z"/>
        </w:rPr>
      </w:pPr>
      <w:moveTo w:id="82" w:author="Craig Johnson" w:date="2026-09-30T15:08:00Z" w16du:dateUtc="2026-09-30T21:08:00Z">
        <w:r>
          <w:t>Regression-based seasonality and Holt-Winters should be presented as different ways of modeling the same underlying seasonal problem—not as unrelated techniques.</w:t>
        </w:r>
      </w:moveTo>
      <w:moveToRangeEnd w:id="48"/>
    </w:p>
    <w:p w14:paraId="46D50469" w14:textId="77777777" w:rsidR="00EB4689" w:rsidRDefault="00EB4689"/>
    <w:p w14:paraId="1534E6DD" w14:textId="77777777" w:rsidR="00040146" w:rsidRDefault="00000000">
      <w:pPr>
        <w:pStyle w:val="Heading2"/>
      </w:pPr>
      <w:r>
        <w:t>Unit 1 — Describing relationships in time</w:t>
      </w:r>
    </w:p>
    <w:p w14:paraId="29896DC6" w14:textId="77777777" w:rsidR="00040146" w:rsidRDefault="00000000">
      <w:r>
        <w:t>Students learn:</w:t>
      </w:r>
    </w:p>
    <w:p w14:paraId="18451555" w14:textId="68479A26" w:rsidR="00040146" w:rsidDel="00EB4689" w:rsidRDefault="00000000">
      <w:pPr>
        <w:pStyle w:val="ListBullet"/>
        <w:rPr>
          <w:del w:id="83" w:author="Craig Johnson" w:date="2026-09-30T15:01:00Z" w16du:dateUtc="2026-09-30T21:01:00Z"/>
        </w:rPr>
      </w:pPr>
      <w:moveFromRangeStart w:id="84" w:author="Craig Johnson" w:date="2026-09-30T15:01:00Z" w:name="move241672920"/>
      <w:moveFrom w:id="85" w:author="Craig Johnson" w:date="2026-09-30T15:01:00Z" w16du:dateUtc="2026-09-30T21:01:00Z">
        <w:r w:rsidDel="00EB4689">
          <w:t>Mean, variance, standard deviation</w:t>
        </w:r>
      </w:moveFrom>
      <w:moveFromRangeEnd w:id="84"/>
    </w:p>
    <w:p w14:paraId="2D500D89" w14:textId="77777777" w:rsidR="00040146" w:rsidRDefault="00000000">
      <w:pPr>
        <w:pStyle w:val="ListBullet"/>
      </w:pPr>
      <w:r>
        <w:t>Covariance and correlation</w:t>
      </w:r>
    </w:p>
    <w:p w14:paraId="73240853" w14:textId="64B0FA05" w:rsidR="00040146" w:rsidDel="00EB4689" w:rsidRDefault="00000000">
      <w:pPr>
        <w:pStyle w:val="ListBullet"/>
        <w:rPr>
          <w:del w:id="86" w:author="Craig Johnson" w:date="2026-09-30T15:07:00Z" w16du:dateUtc="2026-09-30T21:07:00Z"/>
        </w:rPr>
      </w:pPr>
      <w:del w:id="87" w:author="Craig Johnson" w:date="2026-09-30T15:07:00Z" w16du:dateUtc="2026-09-30T21:07:00Z">
        <w:r w:rsidDel="00EB4689">
          <w:delText>Lagged observations</w:delText>
        </w:r>
      </w:del>
    </w:p>
    <w:p w14:paraId="486043E6" w14:textId="77777777" w:rsidR="00040146" w:rsidRDefault="00000000">
      <w:pPr>
        <w:pStyle w:val="ListBullet"/>
      </w:pPr>
      <w:r>
        <w:t>Autocovariance and autocorrelation</w:t>
      </w:r>
    </w:p>
    <w:p w14:paraId="3019B030" w14:textId="77777777" w:rsidR="00040146" w:rsidRDefault="00000000">
      <w:pPr>
        <w:pStyle w:val="ListBullet"/>
      </w:pPr>
      <w:r>
        <w:t>The distinction between correlation across variables and autocorrelation within one series</w:t>
      </w:r>
    </w:p>
    <w:p w14:paraId="6488EEE9" w14:textId="77777777" w:rsidR="00040146" w:rsidRDefault="00000000">
      <w:pPr>
        <w:pStyle w:val="ListBullet"/>
      </w:pPr>
      <w:r>
        <w:t>Basic ACF interpretation</w:t>
      </w:r>
    </w:p>
    <w:p w14:paraId="744259CD" w14:textId="77777777" w:rsidR="00040146" w:rsidRDefault="00000000">
      <w:commentRangeStart w:id="88"/>
      <w:r>
        <w:t>This unit should precede formal trend and seasonality modeling because students first need tools for describing dependence.</w:t>
      </w:r>
      <w:commentRangeEnd w:id="88"/>
      <w:r w:rsidR="00417384">
        <w:rPr>
          <w:rStyle w:val="CommentReference"/>
          <w:sz w:val="21"/>
          <w:szCs w:val="22"/>
        </w:rPr>
        <w:commentReference w:id="88"/>
      </w:r>
    </w:p>
    <w:p w14:paraId="307C02A9" w14:textId="77777777" w:rsidR="00040146" w:rsidRDefault="00000000">
      <w:r>
        <w:lastRenderedPageBreak/>
        <w:t>A useful conceptual bridge is:</w:t>
      </w:r>
    </w:p>
    <w:p w14:paraId="207EEA88" w14:textId="77777777" w:rsidR="00040146" w:rsidRDefault="00000000">
      <w:pPr>
        <w:keepLines/>
        <w:spacing w:before="60" w:after="100"/>
        <w:ind w:left="259" w:right="259"/>
      </w:pPr>
      <w:r>
        <w:rPr>
          <w:rFonts w:ascii="Consolas" w:hAnsi="Consolas"/>
          <w:color w:val="373737"/>
          <w:sz w:val="17"/>
        </w:rPr>
        <w:t>Correlation: Are two variables related?</w:t>
      </w:r>
      <w:r>
        <w:rPr>
          <w:rFonts w:ascii="Consolas" w:hAnsi="Consolas"/>
          <w:color w:val="373737"/>
          <w:sz w:val="17"/>
        </w:rPr>
        <w:br/>
        <w:t>Autocorrelation: Is a series related to its own past?</w:t>
      </w:r>
    </w:p>
    <w:p w14:paraId="3FF834C7" w14:textId="77777777" w:rsidR="00040146" w:rsidRDefault="00000000">
      <w:r>
        <w:t>PACF and model-selection use should wait until the stochastic-process unit.</w:t>
      </w:r>
    </w:p>
    <w:p w14:paraId="300D9A2C" w14:textId="37197BCD" w:rsidR="00040146" w:rsidDel="00EB4689" w:rsidRDefault="00000000">
      <w:pPr>
        <w:pStyle w:val="Heading2"/>
        <w:rPr>
          <w:del w:id="89" w:author="Craig Johnson" w:date="2026-09-30T15:07:00Z" w16du:dateUtc="2026-09-30T21:07:00Z"/>
        </w:rPr>
      </w:pPr>
      <w:del w:id="90" w:author="Craig Johnson" w:date="2026-09-30T15:07:00Z" w16du:dateUtc="2026-09-30T21:07:00Z">
        <w:r w:rsidDel="00EB4689">
          <w:delText>Unit 2 — Modeling trend</w:delText>
        </w:r>
      </w:del>
    </w:p>
    <w:p w14:paraId="14E068B2" w14:textId="4A272333" w:rsidR="00040146" w:rsidDel="00EB4689" w:rsidRDefault="00000000">
      <w:pPr>
        <w:rPr>
          <w:del w:id="91" w:author="Craig Johnson" w:date="2026-09-30T15:07:00Z" w16du:dateUtc="2026-09-30T21:07:00Z"/>
        </w:rPr>
      </w:pPr>
      <w:del w:id="92" w:author="Craig Johnson" w:date="2026-09-30T15:07:00Z" w16du:dateUtc="2026-09-30T21:07:00Z">
        <w:r w:rsidDel="00EB4689">
          <w:delText>Students learn multiple ways to represent long-term movement:</w:delText>
        </w:r>
      </w:del>
    </w:p>
    <w:p w14:paraId="001D3EEC" w14:textId="363CAF8C" w:rsidR="00040146" w:rsidDel="00EB4689" w:rsidRDefault="00000000">
      <w:pPr>
        <w:pStyle w:val="ListBullet"/>
        <w:rPr>
          <w:del w:id="93" w:author="Craig Johnson" w:date="2026-09-30T15:07:00Z" w16du:dateUtc="2026-09-30T21:07:00Z"/>
        </w:rPr>
      </w:pPr>
      <w:del w:id="94" w:author="Craig Johnson" w:date="2026-09-30T15:07:00Z" w16du:dateUtc="2026-09-30T21:07:00Z">
        <w:r w:rsidDel="00EB4689">
          <w:delText>Raw plots and visual trend description</w:delText>
        </w:r>
      </w:del>
    </w:p>
    <w:p w14:paraId="7D03976E" w14:textId="1AEAF341" w:rsidR="00040146" w:rsidDel="00EB4689" w:rsidRDefault="00000000">
      <w:pPr>
        <w:pStyle w:val="ListBullet"/>
        <w:rPr>
          <w:del w:id="95" w:author="Craig Johnson" w:date="2026-09-30T15:07:00Z" w16du:dateUtc="2026-09-30T21:07:00Z"/>
        </w:rPr>
      </w:pPr>
      <w:del w:id="96" w:author="Craig Johnson" w:date="2026-09-30T15:07:00Z" w16du:dateUtc="2026-09-30T21:07:00Z">
        <w:r w:rsidDel="00EB4689">
          <w:delText>Moving averages</w:delText>
        </w:r>
      </w:del>
    </w:p>
    <w:p w14:paraId="0DD563E8" w14:textId="2F247644" w:rsidR="00040146" w:rsidDel="00EB4689" w:rsidRDefault="00000000">
      <w:pPr>
        <w:pStyle w:val="ListBullet"/>
        <w:rPr>
          <w:del w:id="97" w:author="Craig Johnson" w:date="2026-09-30T15:07:00Z" w16du:dateUtc="2026-09-30T21:07:00Z"/>
        </w:rPr>
      </w:pPr>
      <w:del w:id="98" w:author="Craig Johnson" w:date="2026-09-30T15:07:00Z" w16du:dateUtc="2026-09-30T21:07:00Z">
        <w:r w:rsidDel="00EB4689">
          <w:delText>Exponential smoothing and EWMA</w:delText>
        </w:r>
      </w:del>
    </w:p>
    <w:p w14:paraId="4E667068" w14:textId="548D4742" w:rsidR="00040146" w:rsidDel="00EB4689" w:rsidRDefault="00000000">
      <w:pPr>
        <w:pStyle w:val="ListBullet"/>
        <w:rPr>
          <w:del w:id="99" w:author="Craig Johnson" w:date="2026-09-30T15:07:00Z" w16du:dateUtc="2026-09-30T21:07:00Z"/>
        </w:rPr>
      </w:pPr>
      <w:del w:id="100" w:author="Craig Johnson" w:date="2026-09-30T15:07:00Z" w16du:dateUtc="2026-09-30T21:07:00Z">
        <w:r w:rsidDel="00EB4689">
          <w:delText>Holt trend</w:delText>
        </w:r>
      </w:del>
    </w:p>
    <w:p w14:paraId="4AF3174E" w14:textId="7AD796FA" w:rsidR="00040146" w:rsidDel="00EB4689" w:rsidRDefault="00000000">
      <w:pPr>
        <w:pStyle w:val="ListBullet"/>
        <w:rPr>
          <w:del w:id="101" w:author="Craig Johnson" w:date="2026-09-30T15:07:00Z" w16du:dateUtc="2026-09-30T21:07:00Z"/>
        </w:rPr>
      </w:pPr>
      <w:del w:id="102" w:author="Craig Johnson" w:date="2026-09-30T15:07:00Z" w16du:dateUtc="2026-09-30T21:07:00Z">
        <w:r w:rsidDel="00EB4689">
          <w:delText>Linear and polynomial regression</w:delText>
        </w:r>
      </w:del>
    </w:p>
    <w:p w14:paraId="6AD1D6C9" w14:textId="7DD99DE9" w:rsidR="00040146" w:rsidDel="00EB4689" w:rsidRDefault="00000000">
      <w:pPr>
        <w:pStyle w:val="ListBullet"/>
        <w:rPr>
          <w:del w:id="103" w:author="Craig Johnson" w:date="2026-09-30T15:07:00Z" w16du:dateUtc="2026-09-30T21:07:00Z"/>
        </w:rPr>
      </w:pPr>
      <w:del w:id="104" w:author="Craig Johnson" w:date="2026-09-30T15:07:00Z" w16du:dateUtc="2026-09-30T21:07:00Z">
        <w:r w:rsidDel="00EB4689">
          <w:delText>Transformations such as logarithms</w:delText>
        </w:r>
      </w:del>
    </w:p>
    <w:p w14:paraId="0F29D9DA" w14:textId="3378849E" w:rsidR="00040146" w:rsidDel="00EB4689" w:rsidRDefault="00000000">
      <w:pPr>
        <w:pStyle w:val="ListBullet"/>
        <w:rPr>
          <w:del w:id="105" w:author="Craig Johnson" w:date="2026-09-30T15:07:00Z" w16du:dateUtc="2026-09-30T21:07:00Z"/>
        </w:rPr>
      </w:pPr>
      <w:del w:id="106" w:author="Craig Johnson" w:date="2026-09-30T15:07:00Z" w16du:dateUtc="2026-09-30T21:07:00Z">
        <w:r w:rsidDel="00EB4689">
          <w:delText>Model comparison and interpretation of trend assumptions</w:delText>
        </w:r>
      </w:del>
    </w:p>
    <w:p w14:paraId="53974B59" w14:textId="41E04BB0" w:rsidR="00040146" w:rsidDel="00EB4689" w:rsidRDefault="00000000">
      <w:pPr>
        <w:rPr>
          <w:del w:id="107" w:author="Craig Johnson" w:date="2026-09-30T15:07:00Z" w16du:dateUtc="2026-09-30T21:07:00Z"/>
        </w:rPr>
      </w:pPr>
      <w:del w:id="108" w:author="Craig Johnson" w:date="2026-09-30T15:07:00Z" w16du:dateUtc="2026-09-30T21:07:00Z">
        <w:r w:rsidDel="00EB4689">
          <w:delText>The organizing question is:</w:delText>
        </w:r>
      </w:del>
    </w:p>
    <w:p w14:paraId="6E327649" w14:textId="0E85B10C" w:rsidR="00040146" w:rsidDel="00EB4689" w:rsidRDefault="00000000">
      <w:pPr>
        <w:spacing w:before="80" w:after="80"/>
        <w:ind w:left="403" w:right="259"/>
        <w:rPr>
          <w:del w:id="109" w:author="Craig Johnson" w:date="2026-09-30T15:07:00Z" w16du:dateUtc="2026-09-30T21:07:00Z"/>
        </w:rPr>
      </w:pPr>
      <w:del w:id="110" w:author="Craig Johnson" w:date="2026-09-30T15:07:00Z" w16du:dateUtc="2026-09-30T21:07:00Z">
        <w:r w:rsidDel="00EB4689">
          <w:rPr>
            <w:i/>
            <w:color w:val="444444"/>
          </w:rPr>
          <w:delText>What part of the series can be explained as systematic movement over time?</w:delText>
        </w:r>
      </w:del>
    </w:p>
    <w:p w14:paraId="20F0D05F" w14:textId="42CCFE70" w:rsidR="00040146" w:rsidDel="00EB4689" w:rsidRDefault="00000000">
      <w:pPr>
        <w:rPr>
          <w:del w:id="111" w:author="Craig Johnson" w:date="2026-09-30T15:07:00Z" w16du:dateUtc="2026-09-30T21:07:00Z"/>
        </w:rPr>
      </w:pPr>
      <w:del w:id="112" w:author="Craig Johnson" w:date="2026-09-30T15:07:00Z" w16du:dateUtc="2026-09-30T21:07:00Z">
        <w:r w:rsidDel="00EB4689">
          <w:delText>The existing Chapter 1 moving-average material, Chapter 3 EWMA material, and parts of Chapter 5 regression and transformation material belong together here.</w:delText>
        </w:r>
      </w:del>
    </w:p>
    <w:p w14:paraId="51769E1C" w14:textId="3DED8EAD" w:rsidR="00040146" w:rsidDel="00417384" w:rsidRDefault="00000000">
      <w:pPr>
        <w:pStyle w:val="Heading2"/>
        <w:rPr>
          <w:moveFrom w:id="113" w:author="Craig Johnson" w:date="2026-09-30T15:08:00Z" w16du:dateUtc="2026-09-30T21:08:00Z"/>
        </w:rPr>
      </w:pPr>
      <w:moveFromRangeStart w:id="114" w:author="Craig Johnson" w:date="2026-09-30T15:08:00Z" w:name="move241673317"/>
      <w:moveFrom w:id="115" w:author="Craig Johnson" w:date="2026-09-30T15:08:00Z" w16du:dateUtc="2026-09-30T21:08:00Z">
        <w:r w:rsidDel="00417384">
          <w:t>Unit 3 — Modeling seasonality</w:t>
        </w:r>
      </w:moveFrom>
    </w:p>
    <w:p w14:paraId="4E9C6A98" w14:textId="2E600D93" w:rsidR="00040146" w:rsidDel="00417384" w:rsidRDefault="00000000">
      <w:pPr>
        <w:rPr>
          <w:moveFrom w:id="116" w:author="Craig Johnson" w:date="2026-09-30T15:08:00Z" w16du:dateUtc="2026-09-30T21:08:00Z"/>
        </w:rPr>
      </w:pPr>
      <w:moveFrom w:id="117" w:author="Craig Johnson" w:date="2026-09-30T15:08:00Z" w16du:dateUtc="2026-09-30T21:08:00Z">
        <w:r w:rsidDel="00417384">
          <w:t>Students learn:</w:t>
        </w:r>
      </w:moveFrom>
    </w:p>
    <w:p w14:paraId="61B21B90" w14:textId="2842642F" w:rsidR="00040146" w:rsidDel="00417384" w:rsidRDefault="00000000">
      <w:pPr>
        <w:pStyle w:val="ListBullet"/>
        <w:rPr>
          <w:moveFrom w:id="118" w:author="Craig Johnson" w:date="2026-09-30T15:08:00Z" w16du:dateUtc="2026-09-30T21:08:00Z"/>
        </w:rPr>
      </w:pPr>
      <w:moveFrom w:id="119" w:author="Craig Johnson" w:date="2026-09-30T15:08:00Z" w16du:dateUtc="2026-09-30T21:08:00Z">
        <w:r w:rsidDel="00417384">
          <w:t>Seasonal plots and seasonal boxplots</w:t>
        </w:r>
      </w:moveFrom>
    </w:p>
    <w:p w14:paraId="08D8550F" w14:textId="1CE66C58" w:rsidR="00040146" w:rsidDel="00417384" w:rsidRDefault="00000000">
      <w:pPr>
        <w:pStyle w:val="ListBullet"/>
        <w:rPr>
          <w:moveFrom w:id="120" w:author="Craig Johnson" w:date="2026-09-30T15:08:00Z" w16du:dateUtc="2026-09-30T21:08:00Z"/>
        </w:rPr>
      </w:pPr>
      <w:moveFrom w:id="121" w:author="Craig Johnson" w:date="2026-09-30T15:08:00Z" w16du:dateUtc="2026-09-30T21:08:00Z">
        <w:r w:rsidDel="00417384">
          <w:t>Seasonal averages</w:t>
        </w:r>
      </w:moveFrom>
    </w:p>
    <w:p w14:paraId="6E43C995" w14:textId="2F3CDA4F" w:rsidR="00040146" w:rsidDel="00417384" w:rsidRDefault="00000000">
      <w:pPr>
        <w:pStyle w:val="ListBullet"/>
        <w:rPr>
          <w:moveFrom w:id="122" w:author="Craig Johnson" w:date="2026-09-30T15:08:00Z" w16du:dateUtc="2026-09-30T21:08:00Z"/>
        </w:rPr>
      </w:pPr>
      <w:moveFrom w:id="123" w:author="Craig Johnson" w:date="2026-09-30T15:08:00Z" w16du:dateUtc="2026-09-30T21:08:00Z">
        <w:r w:rsidDel="00417384">
          <w:t>Additive decomposition</w:t>
        </w:r>
      </w:moveFrom>
    </w:p>
    <w:p w14:paraId="39994E9E" w14:textId="46462190" w:rsidR="00040146" w:rsidDel="00417384" w:rsidRDefault="00000000">
      <w:pPr>
        <w:pStyle w:val="ListBullet"/>
        <w:rPr>
          <w:moveFrom w:id="124" w:author="Craig Johnson" w:date="2026-09-30T15:08:00Z" w16du:dateUtc="2026-09-30T21:08:00Z"/>
        </w:rPr>
      </w:pPr>
      <w:moveFrom w:id="125" w:author="Craig Johnson" w:date="2026-09-30T15:08:00Z" w16du:dateUtc="2026-09-30T21:08:00Z">
        <w:r w:rsidDel="00417384">
          <w:t>Multiplicative decomposition</w:t>
        </w:r>
      </w:moveFrom>
    </w:p>
    <w:p w14:paraId="4969D60B" w14:textId="27D3AC22" w:rsidR="00040146" w:rsidDel="00417384" w:rsidRDefault="00000000">
      <w:pPr>
        <w:pStyle w:val="ListBullet"/>
        <w:rPr>
          <w:moveFrom w:id="126" w:author="Craig Johnson" w:date="2026-09-30T15:08:00Z" w16du:dateUtc="2026-09-30T21:08:00Z"/>
        </w:rPr>
      </w:pPr>
      <w:moveFrom w:id="127" w:author="Craig Johnson" w:date="2026-09-30T15:08:00Z" w16du:dateUtc="2026-09-30T21:08:00Z">
        <w:r w:rsidDel="00417384">
          <w:t>Log transformation as a way to express multiplicative structure additively</w:t>
        </w:r>
      </w:moveFrom>
    </w:p>
    <w:p w14:paraId="7C454B3E" w14:textId="74C25860" w:rsidR="00040146" w:rsidDel="00417384" w:rsidRDefault="00000000">
      <w:pPr>
        <w:pStyle w:val="ListBullet"/>
        <w:rPr>
          <w:moveFrom w:id="128" w:author="Craig Johnson" w:date="2026-09-30T15:08:00Z" w16du:dateUtc="2026-09-30T21:08:00Z"/>
        </w:rPr>
      </w:pPr>
      <w:moveFrom w:id="129" w:author="Craig Johnson" w:date="2026-09-30T15:08:00Z" w16du:dateUtc="2026-09-30T21:08:00Z">
        <w:r w:rsidDel="00417384">
          <w:t>Seasonal indicators</w:t>
        </w:r>
      </w:moveFrom>
    </w:p>
    <w:p w14:paraId="09649545" w14:textId="4FFF9128" w:rsidR="00040146" w:rsidDel="00417384" w:rsidRDefault="00000000">
      <w:pPr>
        <w:pStyle w:val="ListBullet"/>
        <w:rPr>
          <w:moveFrom w:id="130" w:author="Craig Johnson" w:date="2026-09-30T15:08:00Z" w16du:dateUtc="2026-09-30T21:08:00Z"/>
        </w:rPr>
      </w:pPr>
      <w:moveFrom w:id="131" w:author="Craig Johnson" w:date="2026-09-30T15:08:00Z" w16du:dateUtc="2026-09-30T21:08:00Z">
        <w:r w:rsidDel="00417384">
          <w:t>Harmonic/Fourier terms</w:t>
        </w:r>
      </w:moveFrom>
    </w:p>
    <w:p w14:paraId="72BF2266" w14:textId="69AAFFD4" w:rsidR="00040146" w:rsidDel="00417384" w:rsidRDefault="00000000">
      <w:pPr>
        <w:pStyle w:val="ListBullet"/>
        <w:rPr>
          <w:moveFrom w:id="132" w:author="Craig Johnson" w:date="2026-09-30T15:08:00Z" w16du:dateUtc="2026-09-30T21:08:00Z"/>
        </w:rPr>
      </w:pPr>
      <w:moveFrom w:id="133" w:author="Craig Johnson" w:date="2026-09-30T15:08:00Z" w16du:dateUtc="2026-09-30T21:08:00Z">
        <w:r w:rsidDel="00417384">
          <w:t>Holt-Winters models</w:t>
        </w:r>
      </w:moveFrom>
    </w:p>
    <w:p w14:paraId="299794F3" w14:textId="13617D72" w:rsidR="00040146" w:rsidDel="00417384" w:rsidRDefault="00000000">
      <w:pPr>
        <w:rPr>
          <w:moveFrom w:id="134" w:author="Craig Johnson" w:date="2026-09-30T15:08:00Z" w16du:dateUtc="2026-09-30T21:08:00Z"/>
        </w:rPr>
      </w:pPr>
      <w:moveFrom w:id="135" w:author="Craig Johnson" w:date="2026-09-30T15:08:00Z" w16du:dateUtc="2026-09-30T21:08:00Z">
        <w:r w:rsidDel="00417384">
          <w:t>The organizing question is:</w:t>
        </w:r>
      </w:moveFrom>
    </w:p>
    <w:p w14:paraId="3739E55A" w14:textId="550BE36C" w:rsidR="00040146" w:rsidDel="00417384" w:rsidRDefault="00000000">
      <w:pPr>
        <w:spacing w:before="80" w:after="80"/>
        <w:ind w:left="403" w:right="259"/>
        <w:rPr>
          <w:moveFrom w:id="136" w:author="Craig Johnson" w:date="2026-09-30T15:08:00Z" w16du:dateUtc="2026-09-30T21:08:00Z"/>
        </w:rPr>
      </w:pPr>
      <w:moveFrom w:id="137" w:author="Craig Johnson" w:date="2026-09-30T15:08:00Z" w16du:dateUtc="2026-09-30T21:08:00Z">
        <w:r w:rsidDel="00417384">
          <w:rPr>
            <w:i/>
            <w:color w:val="444444"/>
          </w:rPr>
          <w:t>What repeats systematically, and how should that repetition be represented?</w:t>
        </w:r>
      </w:moveFrom>
    </w:p>
    <w:p w14:paraId="43207494" w14:textId="2D850E96" w:rsidR="00040146" w:rsidDel="00417384" w:rsidRDefault="00000000">
      <w:pPr>
        <w:rPr>
          <w:moveFrom w:id="138" w:author="Craig Johnson" w:date="2026-09-30T15:08:00Z" w16du:dateUtc="2026-09-30T21:08:00Z"/>
        </w:rPr>
      </w:pPr>
      <w:moveFrom w:id="139" w:author="Craig Johnson" w:date="2026-09-30T15:08:00Z" w16du:dateUtc="2026-09-30T21:08:00Z">
        <w:r w:rsidDel="00417384">
          <w:t>This is where the decomposition framework becomes explicit:</w:t>
        </w:r>
      </w:moveFrom>
    </w:p>
    <w:p w14:paraId="4F252529" w14:textId="1C49DDB0" w:rsidR="00040146" w:rsidDel="00417384" w:rsidRDefault="00000000">
      <w:pPr>
        <w:spacing w:before="80" w:after="80"/>
        <w:jc w:val="center"/>
        <w:rPr>
          <w:moveFrom w:id="140" w:author="Craig Johnson" w:date="2026-09-30T15:08:00Z" w16du:dateUtc="2026-09-30T21:08:00Z"/>
        </w:rPr>
      </w:pPr>
      <w:moveFrom w:id="141" w:author="Craig Johnson" w:date="2026-09-30T15:08:00Z" w16du:dateUtc="2026-09-30T21:08:00Z">
        <w:r w:rsidDel="00417384">
          <w:rPr>
            <w:rFonts w:ascii="Cambria Math" w:hAnsi="Cambria Math"/>
            <w:sz w:val="26"/>
          </w:rPr>
          <w:t>x_t = T_t + S_t + R_t</w:t>
        </w:r>
      </w:moveFrom>
    </w:p>
    <w:p w14:paraId="5F0F761A" w14:textId="6908607E" w:rsidR="00040146" w:rsidDel="00417384" w:rsidRDefault="00000000">
      <w:pPr>
        <w:rPr>
          <w:moveFrom w:id="142" w:author="Craig Johnson" w:date="2026-09-30T15:08:00Z" w16du:dateUtc="2026-09-30T21:08:00Z"/>
        </w:rPr>
      </w:pPr>
      <w:moveFrom w:id="143" w:author="Craig Johnson" w:date="2026-09-30T15:08:00Z" w16du:dateUtc="2026-09-30T21:08:00Z">
        <w:r w:rsidDel="00417384">
          <w:t>or, for multiplicative structure,</w:t>
        </w:r>
      </w:moveFrom>
    </w:p>
    <w:p w14:paraId="6F32A5F9" w14:textId="75BA9B58" w:rsidR="00040146" w:rsidDel="00417384" w:rsidRDefault="00000000">
      <w:pPr>
        <w:spacing w:before="80" w:after="80"/>
        <w:jc w:val="center"/>
        <w:rPr>
          <w:moveFrom w:id="144" w:author="Craig Johnson" w:date="2026-09-30T15:08:00Z" w16du:dateUtc="2026-09-30T21:08:00Z"/>
        </w:rPr>
      </w:pPr>
      <w:moveFrom w:id="145" w:author="Craig Johnson" w:date="2026-09-30T15:08:00Z" w16du:dateUtc="2026-09-30T21:08:00Z">
        <w:r w:rsidDel="00417384">
          <w:rPr>
            <w:rFonts w:ascii="Cambria Math" w:hAnsi="Cambria Math"/>
            <w:sz w:val="26"/>
          </w:rPr>
          <w:t>x_t = T_t × S_t × R_t.</w:t>
        </w:r>
      </w:moveFrom>
    </w:p>
    <w:p w14:paraId="05163C32" w14:textId="12E684A5" w:rsidR="00040146" w:rsidRDefault="00000000">
      <w:moveFrom w:id="146" w:author="Craig Johnson" w:date="2026-09-30T15:08:00Z" w16du:dateUtc="2026-09-30T21:08:00Z">
        <w:r w:rsidDel="00417384">
          <w:t>Regression-based seasonality and Holt-Winters should be presented as different ways of modeling the same underlying seasonal problem—not as unrelated techniques.</w:t>
        </w:r>
      </w:moveFrom>
      <w:moveFromRangeEnd w:id="114"/>
    </w:p>
    <w:p w14:paraId="410FEBA8" w14:textId="77777777" w:rsidR="00040146" w:rsidRDefault="00000000">
      <w:pPr>
        <w:pStyle w:val="Heading2"/>
      </w:pPr>
      <w:r>
        <w:lastRenderedPageBreak/>
        <w:t>Unit 4 — Stationary stochastic processes</w:t>
      </w:r>
    </w:p>
    <w:p w14:paraId="1AD06D4A" w14:textId="77777777" w:rsidR="00040146" w:rsidRDefault="00000000">
      <w:r>
        <w:t>Students learn:</w:t>
      </w:r>
    </w:p>
    <w:p w14:paraId="48FD80E1" w14:textId="77777777" w:rsidR="00040146" w:rsidRDefault="00000000">
      <w:pPr>
        <w:pStyle w:val="ListBullet"/>
      </w:pPr>
      <w:r>
        <w:t>White noise</w:t>
      </w:r>
    </w:p>
    <w:p w14:paraId="40461F24" w14:textId="77777777" w:rsidR="00040146" w:rsidRDefault="00000000">
      <w:pPr>
        <w:pStyle w:val="ListBullet"/>
      </w:pPr>
      <w:r>
        <w:t>Stationarity</w:t>
      </w:r>
    </w:p>
    <w:p w14:paraId="5D257507" w14:textId="77777777" w:rsidR="00040146" w:rsidRDefault="00000000">
      <w:pPr>
        <w:pStyle w:val="ListBullet"/>
      </w:pPr>
      <w:r>
        <w:t>MA processes</w:t>
      </w:r>
    </w:p>
    <w:p w14:paraId="01077C4B" w14:textId="77777777" w:rsidR="00040146" w:rsidRDefault="00000000">
      <w:pPr>
        <w:pStyle w:val="ListBullet"/>
      </w:pPr>
      <w:r>
        <w:t>AR processes</w:t>
      </w:r>
    </w:p>
    <w:p w14:paraId="1737E832" w14:textId="77777777" w:rsidR="00040146" w:rsidRDefault="00000000">
      <w:pPr>
        <w:pStyle w:val="ListBullet"/>
      </w:pPr>
      <w:r>
        <w:t>ARMA processes</w:t>
      </w:r>
    </w:p>
    <w:p w14:paraId="56D37A50" w14:textId="77777777" w:rsidR="00040146" w:rsidRDefault="00000000">
      <w:pPr>
        <w:pStyle w:val="ListBullet"/>
      </w:pPr>
      <w:r>
        <w:t>Theoretical and empirical ACF/PACF patterns</w:t>
      </w:r>
    </w:p>
    <w:p w14:paraId="0A084497" w14:textId="77777777" w:rsidR="00040146" w:rsidRDefault="00000000">
      <w:pPr>
        <w:pStyle w:val="ListBullet"/>
      </w:pPr>
      <w:r>
        <w:t>Simulation and fitted-model comparison</w:t>
      </w:r>
    </w:p>
    <w:p w14:paraId="7A3C17D7" w14:textId="77777777" w:rsidR="00040146" w:rsidRDefault="00000000">
      <w:pPr>
        <w:pStyle w:val="ListBullet"/>
      </w:pPr>
      <w:r>
        <w:t>Residual diagnostics</w:t>
      </w:r>
    </w:p>
    <w:p w14:paraId="6E6B7BC7" w14:textId="77777777" w:rsidR="00040146" w:rsidRDefault="00000000">
      <w:r>
        <w:t>The organizing question is:</w:t>
      </w:r>
    </w:p>
    <w:p w14:paraId="2C78780E" w14:textId="77777777" w:rsidR="00040146" w:rsidRDefault="00000000">
      <w:pPr>
        <w:spacing w:before="80" w:after="80"/>
        <w:ind w:left="403" w:right="259"/>
      </w:pPr>
      <w:r>
        <w:rPr>
          <w:i/>
          <w:color w:val="444444"/>
        </w:rPr>
        <w:t>After trend and seasonality have been explained, what dependent randomness remains?</w:t>
      </w:r>
    </w:p>
    <w:p w14:paraId="24A2872E" w14:textId="77777777" w:rsidR="00040146" w:rsidRDefault="00000000">
      <w:r>
        <w:t>This creates a natural home for the current Chapters 4 and 6 material, while making the purpose of stochastic models clearer.</w:t>
      </w:r>
    </w:p>
    <w:p w14:paraId="0A28BE3D" w14:textId="77777777" w:rsidR="00040146" w:rsidRDefault="00000000">
      <w:pPr>
        <w:pStyle w:val="Heading2"/>
      </w:pPr>
      <w:r>
        <w:t>Unit 5 — Nonstationary processes</w:t>
      </w:r>
    </w:p>
    <w:p w14:paraId="5816EB6C" w14:textId="77777777" w:rsidR="00040146" w:rsidRDefault="00000000">
      <w:r>
        <w:t>Students learn:</w:t>
      </w:r>
    </w:p>
    <w:p w14:paraId="02527018" w14:textId="77777777" w:rsidR="00040146" w:rsidRDefault="00000000">
      <w:pPr>
        <w:pStyle w:val="ListBullet"/>
      </w:pPr>
      <w:r>
        <w:t>Random walks as a bridge from white noise to nonstationarity</w:t>
      </w:r>
    </w:p>
    <w:p w14:paraId="2FA304BD" w14:textId="77777777" w:rsidR="00040146" w:rsidRDefault="00000000">
      <w:pPr>
        <w:pStyle w:val="ListBullet"/>
      </w:pPr>
      <w:r>
        <w:t>Differencing</w:t>
      </w:r>
    </w:p>
    <w:p w14:paraId="1BF98D19" w14:textId="77777777" w:rsidR="00040146" w:rsidRDefault="00000000">
      <w:pPr>
        <w:pStyle w:val="ListBullet"/>
      </w:pPr>
      <w:r>
        <w:t>Integrated models</w:t>
      </w:r>
    </w:p>
    <w:p w14:paraId="4FA6B8AB" w14:textId="77777777" w:rsidR="00040146" w:rsidRDefault="00000000">
      <w:pPr>
        <w:pStyle w:val="ListBullet"/>
      </w:pPr>
      <w:r>
        <w:t>ARIMA and seasonal ARIMA</w:t>
      </w:r>
    </w:p>
    <w:p w14:paraId="4A0767FD" w14:textId="77777777" w:rsidR="00040146" w:rsidRDefault="00000000">
      <w:pPr>
        <w:pStyle w:val="ListBullet"/>
      </w:pPr>
      <w:r>
        <w:t>Model-order selection</w:t>
      </w:r>
    </w:p>
    <w:p w14:paraId="192D3605" w14:textId="77777777" w:rsidR="00040146" w:rsidRDefault="00000000">
      <w:pPr>
        <w:pStyle w:val="ListBullet"/>
      </w:pPr>
      <w:r>
        <w:t>Forecast intervals</w:t>
      </w:r>
    </w:p>
    <w:p w14:paraId="767E20E0" w14:textId="77777777" w:rsidR="00040146" w:rsidRDefault="00000000">
      <w:pPr>
        <w:pStyle w:val="ListBullet"/>
      </w:pPr>
      <w:r>
        <w:t>Residual adequacy checks</w:t>
      </w:r>
    </w:p>
    <w:p w14:paraId="5FC02104" w14:textId="77777777" w:rsidR="00040146" w:rsidRDefault="00000000">
      <w:r>
        <w:t>The organizing question is:</w:t>
      </w:r>
    </w:p>
    <w:p w14:paraId="68BF892B" w14:textId="77777777" w:rsidR="00040146" w:rsidRDefault="00000000">
      <w:pPr>
        <w:spacing w:before="80" w:after="80"/>
        <w:ind w:left="403" w:right="259"/>
      </w:pPr>
      <w:r>
        <w:rPr>
          <w:i/>
          <w:color w:val="444444"/>
        </w:rPr>
        <w:t>What should we do when the series’ level, variance, or dependence structure changes over time?</w:t>
      </w:r>
    </w:p>
    <w:p w14:paraId="16FE13FC" w14:textId="77777777" w:rsidR="00040146" w:rsidRDefault="00000000">
      <w:commentRangeStart w:id="147"/>
      <w:r>
        <w:t>ARCH/GARCH can follow as an advanced extension focused specifically on time-varying volatility.</w:t>
      </w:r>
      <w:commentRangeEnd w:id="147"/>
      <w:r w:rsidR="00C91872">
        <w:rPr>
          <w:rStyle w:val="CommentReference"/>
          <w:sz w:val="21"/>
          <w:szCs w:val="22"/>
        </w:rPr>
        <w:commentReference w:id="147"/>
      </w:r>
    </w:p>
    <w:p w14:paraId="2C516A76" w14:textId="77777777" w:rsidR="00040146" w:rsidRDefault="00000000">
      <w:pPr>
        <w:pStyle w:val="Heading2"/>
      </w:pPr>
      <w:r>
        <w:t>Unit 6 — Integrated analysis and forecasting</w:t>
      </w:r>
    </w:p>
    <w:p w14:paraId="4A6E0862" w14:textId="77777777" w:rsidR="00040146" w:rsidRDefault="00000000">
      <w:r>
        <w:t>Students complete analyses in which they must:</w:t>
      </w:r>
    </w:p>
    <w:p w14:paraId="7A44776E" w14:textId="77777777" w:rsidR="00040146" w:rsidRDefault="00000000">
      <w:pPr>
        <w:pStyle w:val="ListBullet"/>
      </w:pPr>
      <w:r>
        <w:t>Establish context</w:t>
      </w:r>
    </w:p>
    <w:p w14:paraId="2FA6C361" w14:textId="77777777" w:rsidR="00040146" w:rsidRDefault="00000000">
      <w:pPr>
        <w:pStyle w:val="ListBullet"/>
      </w:pPr>
      <w:r>
        <w:t>Describe the series</w:t>
      </w:r>
    </w:p>
    <w:p w14:paraId="2BA22300" w14:textId="77777777" w:rsidR="00040146" w:rsidRDefault="00000000">
      <w:pPr>
        <w:pStyle w:val="ListBullet"/>
      </w:pPr>
      <w:r>
        <w:t>Identify trend and seasonality</w:t>
      </w:r>
    </w:p>
    <w:p w14:paraId="06258AC6" w14:textId="77777777" w:rsidR="00040146" w:rsidRDefault="00000000">
      <w:pPr>
        <w:pStyle w:val="ListBullet"/>
      </w:pPr>
      <w:r>
        <w:t>Examine residual dependence</w:t>
      </w:r>
    </w:p>
    <w:p w14:paraId="69498440" w14:textId="77777777" w:rsidR="00040146" w:rsidRDefault="00000000">
      <w:pPr>
        <w:pStyle w:val="ListBullet"/>
      </w:pPr>
      <w:r>
        <w:t>Compare competing models</w:t>
      </w:r>
    </w:p>
    <w:p w14:paraId="44637F8A" w14:textId="77777777" w:rsidR="00040146" w:rsidRDefault="00000000">
      <w:pPr>
        <w:pStyle w:val="ListBullet"/>
      </w:pPr>
      <w:r>
        <w:t>Validate the selected model</w:t>
      </w:r>
    </w:p>
    <w:p w14:paraId="3820A760" w14:textId="77777777" w:rsidR="00040146" w:rsidRDefault="00000000">
      <w:pPr>
        <w:pStyle w:val="ListBullet"/>
      </w:pPr>
      <w:r>
        <w:t>Forecast and communicate limitations</w:t>
      </w:r>
    </w:p>
    <w:p w14:paraId="57C1EA56" w14:textId="77777777" w:rsidR="00040146" w:rsidRDefault="00000000">
      <w:r>
        <w:t>This can become the project or final performance assessment.</w:t>
      </w:r>
    </w:p>
    <w:p w14:paraId="4547C4A0" w14:textId="77777777" w:rsidR="00040146" w:rsidRDefault="00000000">
      <w:pPr>
        <w:pStyle w:val="Heading1"/>
      </w:pPr>
      <w:r>
        <w:lastRenderedPageBreak/>
        <w:t>The repeated lesson and homework routine</w:t>
      </w:r>
    </w:p>
    <w:p w14:paraId="6D4F10BA" w14:textId="77777777" w:rsidR="00040146" w:rsidRDefault="00000000">
      <w:r>
        <w:t>Every lesson and homework should use the same seven-step structure.</w:t>
      </w:r>
    </w:p>
    <w:p w14:paraId="0D41B146" w14:textId="77777777" w:rsidR="00040146" w:rsidRDefault="00000000">
      <w:r>
        <w:br w:type="page"/>
      </w:r>
    </w:p>
    <w:tbl>
      <w:tblPr>
        <w:tblStyle w:val="TableGrid"/>
        <w:tblW w:w="0" w:type="auto"/>
        <w:jc w:val="center"/>
        <w:tblLook w:val="04A0" w:firstRow="1" w:lastRow="0" w:firstColumn="1" w:lastColumn="0" w:noHBand="0" w:noVBand="1"/>
      </w:tblPr>
      <w:tblGrid>
        <w:gridCol w:w="3288"/>
        <w:gridCol w:w="3290"/>
        <w:gridCol w:w="3290"/>
      </w:tblGrid>
      <w:tr w:rsidR="00040146" w14:paraId="544A9CEE" w14:textId="77777777">
        <w:trPr>
          <w:jc w:val="center"/>
        </w:trPr>
        <w:tc>
          <w:tcPr>
            <w:tcW w:w="329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C3A8E17" w14:textId="77777777" w:rsidR="00040146" w:rsidRDefault="00000000">
            <w:pPr>
              <w:spacing w:before="40" w:after="40"/>
            </w:pPr>
            <w:r>
              <w:rPr>
                <w:b/>
              </w:rPr>
              <w:lastRenderedPageBreak/>
              <w:t>Icon</w:t>
            </w:r>
          </w:p>
        </w:tc>
        <w:tc>
          <w:tcPr>
            <w:tcW w:w="329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5D69E304" w14:textId="77777777" w:rsidR="00040146" w:rsidRDefault="00000000">
            <w:pPr>
              <w:spacing w:before="40" w:after="40"/>
            </w:pPr>
            <w:r>
              <w:rPr>
                <w:b/>
              </w:rPr>
              <w:t>Student-facing step</w:t>
            </w:r>
          </w:p>
        </w:tc>
        <w:tc>
          <w:tcPr>
            <w:tcW w:w="329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4237086A" w14:textId="77777777" w:rsidR="00040146" w:rsidRDefault="00000000">
            <w:pPr>
              <w:spacing w:before="40" w:after="40"/>
            </w:pPr>
            <w:r>
              <w:rPr>
                <w:b/>
              </w:rPr>
              <w:t>Guiding question</w:t>
            </w:r>
          </w:p>
        </w:tc>
      </w:tr>
      <w:tr w:rsidR="00040146" w14:paraId="78D100D3" w14:textId="77777777">
        <w:trPr>
          <w:jc w:val="center"/>
        </w:trPr>
        <w:tc>
          <w:tcPr>
            <w:tcW w:w="3293" w:type="dxa"/>
            <w:tcBorders>
              <w:top w:val="single" w:sz="4" w:space="0" w:color="B7C9D6"/>
              <w:left w:val="single" w:sz="4" w:space="0" w:color="B7C9D6"/>
              <w:bottom w:val="single" w:sz="4" w:space="0" w:color="B7C9D6"/>
              <w:right w:val="single" w:sz="4" w:space="0" w:color="B7C9D6"/>
            </w:tcBorders>
            <w:vAlign w:val="center"/>
          </w:tcPr>
          <w:p w14:paraId="4D7328CE" w14:textId="77777777" w:rsidR="00040146" w:rsidRDefault="00000000">
            <w:pPr>
              <w:spacing w:before="40" w:after="40"/>
            </w:pPr>
            <w:r>
              <w:t>🧭</w:t>
            </w:r>
          </w:p>
        </w:tc>
        <w:tc>
          <w:tcPr>
            <w:tcW w:w="3293" w:type="dxa"/>
            <w:tcBorders>
              <w:top w:val="single" w:sz="4" w:space="0" w:color="B7C9D6"/>
              <w:left w:val="single" w:sz="4" w:space="0" w:color="B7C9D6"/>
              <w:bottom w:val="single" w:sz="4" w:space="0" w:color="B7C9D6"/>
              <w:right w:val="single" w:sz="4" w:space="0" w:color="B7C9D6"/>
            </w:tcBorders>
            <w:vAlign w:val="center"/>
          </w:tcPr>
          <w:p w14:paraId="55F15893" w14:textId="77777777" w:rsidR="00040146" w:rsidRDefault="00000000">
            <w:pPr>
              <w:spacing w:before="40" w:after="40"/>
            </w:pPr>
            <w:r>
              <w:t>Context and question</w:t>
            </w:r>
          </w:p>
        </w:tc>
        <w:tc>
          <w:tcPr>
            <w:tcW w:w="3293" w:type="dxa"/>
            <w:tcBorders>
              <w:top w:val="single" w:sz="4" w:space="0" w:color="B7C9D6"/>
              <w:left w:val="single" w:sz="4" w:space="0" w:color="B7C9D6"/>
              <w:bottom w:val="single" w:sz="4" w:space="0" w:color="B7C9D6"/>
              <w:right w:val="single" w:sz="4" w:space="0" w:color="B7C9D6"/>
            </w:tcBorders>
            <w:vAlign w:val="center"/>
          </w:tcPr>
          <w:p w14:paraId="26DFF544" w14:textId="77777777" w:rsidR="00040146" w:rsidRDefault="00000000">
            <w:pPr>
              <w:spacing w:before="40" w:after="40"/>
            </w:pPr>
            <w:r>
              <w:t>What generated this series, and what are we trying to learn or predict?</w:t>
            </w:r>
          </w:p>
        </w:tc>
      </w:tr>
      <w:tr w:rsidR="00040146" w14:paraId="57F1C44D" w14:textId="77777777">
        <w:trPr>
          <w:jc w:val="center"/>
        </w:trPr>
        <w:tc>
          <w:tcPr>
            <w:tcW w:w="3293" w:type="dxa"/>
            <w:tcBorders>
              <w:top w:val="single" w:sz="4" w:space="0" w:color="B7C9D6"/>
              <w:left w:val="single" w:sz="4" w:space="0" w:color="B7C9D6"/>
              <w:bottom w:val="single" w:sz="4" w:space="0" w:color="B7C9D6"/>
              <w:right w:val="single" w:sz="4" w:space="0" w:color="B7C9D6"/>
            </w:tcBorders>
            <w:vAlign w:val="center"/>
          </w:tcPr>
          <w:p w14:paraId="051997AA" w14:textId="77777777" w:rsidR="00040146" w:rsidRDefault="00000000">
            <w:pPr>
              <w:spacing w:before="40" w:after="40"/>
            </w:pPr>
            <w:r>
              <w:t>🔎</w:t>
            </w:r>
          </w:p>
        </w:tc>
        <w:tc>
          <w:tcPr>
            <w:tcW w:w="3293" w:type="dxa"/>
            <w:tcBorders>
              <w:top w:val="single" w:sz="4" w:space="0" w:color="B7C9D6"/>
              <w:left w:val="single" w:sz="4" w:space="0" w:color="B7C9D6"/>
              <w:bottom w:val="single" w:sz="4" w:space="0" w:color="B7C9D6"/>
              <w:right w:val="single" w:sz="4" w:space="0" w:color="B7C9D6"/>
            </w:tcBorders>
            <w:vAlign w:val="center"/>
          </w:tcPr>
          <w:p w14:paraId="41DC15B9" w14:textId="77777777" w:rsidR="00040146" w:rsidRDefault="00000000">
            <w:pPr>
              <w:spacing w:before="40" w:after="40"/>
            </w:pPr>
            <w:r>
              <w:t>Inspect and describe</w:t>
            </w:r>
          </w:p>
        </w:tc>
        <w:tc>
          <w:tcPr>
            <w:tcW w:w="3293" w:type="dxa"/>
            <w:tcBorders>
              <w:top w:val="single" w:sz="4" w:space="0" w:color="B7C9D6"/>
              <w:left w:val="single" w:sz="4" w:space="0" w:color="B7C9D6"/>
              <w:bottom w:val="single" w:sz="4" w:space="0" w:color="B7C9D6"/>
              <w:right w:val="single" w:sz="4" w:space="0" w:color="B7C9D6"/>
            </w:tcBorders>
            <w:vAlign w:val="center"/>
          </w:tcPr>
          <w:p w14:paraId="333A2031" w14:textId="77777777" w:rsidR="00040146" w:rsidRDefault="00000000">
            <w:pPr>
              <w:spacing w:before="40" w:after="40"/>
            </w:pPr>
            <w:r>
              <w:t>What do the plot and basic statistics reveal?</w:t>
            </w:r>
          </w:p>
        </w:tc>
      </w:tr>
      <w:tr w:rsidR="00040146" w14:paraId="02C691C8" w14:textId="77777777">
        <w:trPr>
          <w:jc w:val="center"/>
        </w:trPr>
        <w:tc>
          <w:tcPr>
            <w:tcW w:w="3293" w:type="dxa"/>
            <w:tcBorders>
              <w:top w:val="single" w:sz="4" w:space="0" w:color="B7C9D6"/>
              <w:left w:val="single" w:sz="4" w:space="0" w:color="B7C9D6"/>
              <w:bottom w:val="single" w:sz="4" w:space="0" w:color="B7C9D6"/>
              <w:right w:val="single" w:sz="4" w:space="0" w:color="B7C9D6"/>
            </w:tcBorders>
            <w:vAlign w:val="center"/>
          </w:tcPr>
          <w:p w14:paraId="7104A944" w14:textId="77777777" w:rsidR="00040146" w:rsidRDefault="00000000">
            <w:pPr>
              <w:spacing w:before="40" w:after="40"/>
            </w:pPr>
            <w:r>
              <w:t>🧩</w:t>
            </w:r>
          </w:p>
        </w:tc>
        <w:tc>
          <w:tcPr>
            <w:tcW w:w="3293" w:type="dxa"/>
            <w:tcBorders>
              <w:top w:val="single" w:sz="4" w:space="0" w:color="B7C9D6"/>
              <w:left w:val="single" w:sz="4" w:space="0" w:color="B7C9D6"/>
              <w:bottom w:val="single" w:sz="4" w:space="0" w:color="B7C9D6"/>
              <w:right w:val="single" w:sz="4" w:space="0" w:color="B7C9D6"/>
            </w:tcBorders>
            <w:vAlign w:val="center"/>
          </w:tcPr>
          <w:p w14:paraId="5ADE9A1A" w14:textId="77777777" w:rsidR="00040146" w:rsidRDefault="00000000">
            <w:pPr>
              <w:spacing w:before="40" w:after="40"/>
            </w:pPr>
            <w:r>
              <w:t>Explain the signal</w:t>
            </w:r>
          </w:p>
        </w:tc>
        <w:tc>
          <w:tcPr>
            <w:tcW w:w="3293" w:type="dxa"/>
            <w:tcBorders>
              <w:top w:val="single" w:sz="4" w:space="0" w:color="B7C9D6"/>
              <w:left w:val="single" w:sz="4" w:space="0" w:color="B7C9D6"/>
              <w:bottom w:val="single" w:sz="4" w:space="0" w:color="B7C9D6"/>
              <w:right w:val="single" w:sz="4" w:space="0" w:color="B7C9D6"/>
            </w:tcBorders>
            <w:vAlign w:val="center"/>
          </w:tcPr>
          <w:p w14:paraId="28CAAFCA" w14:textId="77777777" w:rsidR="00040146" w:rsidRDefault="00000000">
            <w:pPr>
              <w:spacing w:before="40" w:after="40"/>
            </w:pPr>
            <w:r>
              <w:t>What trend, seasonality, or external structure appears systematic?</w:t>
            </w:r>
          </w:p>
        </w:tc>
      </w:tr>
      <w:tr w:rsidR="00040146" w14:paraId="5F46EFC1" w14:textId="77777777">
        <w:trPr>
          <w:jc w:val="center"/>
        </w:trPr>
        <w:tc>
          <w:tcPr>
            <w:tcW w:w="3293" w:type="dxa"/>
            <w:tcBorders>
              <w:top w:val="single" w:sz="4" w:space="0" w:color="B7C9D6"/>
              <w:left w:val="single" w:sz="4" w:space="0" w:color="B7C9D6"/>
              <w:bottom w:val="single" w:sz="4" w:space="0" w:color="B7C9D6"/>
              <w:right w:val="single" w:sz="4" w:space="0" w:color="B7C9D6"/>
            </w:tcBorders>
            <w:vAlign w:val="center"/>
          </w:tcPr>
          <w:p w14:paraId="16D35E61" w14:textId="77777777" w:rsidR="00040146" w:rsidRDefault="00000000">
            <w:pPr>
              <w:spacing w:before="40" w:after="40"/>
            </w:pPr>
            <w:r>
              <w:t>🩺</w:t>
            </w:r>
          </w:p>
        </w:tc>
        <w:tc>
          <w:tcPr>
            <w:tcW w:w="3293" w:type="dxa"/>
            <w:tcBorders>
              <w:top w:val="single" w:sz="4" w:space="0" w:color="B7C9D6"/>
              <w:left w:val="single" w:sz="4" w:space="0" w:color="B7C9D6"/>
              <w:bottom w:val="single" w:sz="4" w:space="0" w:color="B7C9D6"/>
              <w:right w:val="single" w:sz="4" w:space="0" w:color="B7C9D6"/>
            </w:tcBorders>
            <w:vAlign w:val="center"/>
          </w:tcPr>
          <w:p w14:paraId="45D875F9" w14:textId="77777777" w:rsidR="00040146" w:rsidRDefault="00000000">
            <w:pPr>
              <w:spacing w:before="40" w:after="40"/>
            </w:pPr>
            <w:r>
              <w:t>Explore and diagnose residuals</w:t>
            </w:r>
          </w:p>
        </w:tc>
        <w:tc>
          <w:tcPr>
            <w:tcW w:w="3293" w:type="dxa"/>
            <w:tcBorders>
              <w:top w:val="single" w:sz="4" w:space="0" w:color="B7C9D6"/>
              <w:left w:val="single" w:sz="4" w:space="0" w:color="B7C9D6"/>
              <w:bottom w:val="single" w:sz="4" w:space="0" w:color="B7C9D6"/>
              <w:right w:val="single" w:sz="4" w:space="0" w:color="B7C9D6"/>
            </w:tcBorders>
            <w:vAlign w:val="center"/>
          </w:tcPr>
          <w:p w14:paraId="1C32ADEC" w14:textId="77777777" w:rsidR="00040146" w:rsidRDefault="00000000">
            <w:pPr>
              <w:spacing w:before="40" w:after="40"/>
            </w:pPr>
            <w:r>
              <w:t>What remains after the signal is explained? Is it independent, autocorrelated, or nonstationary?</w:t>
            </w:r>
          </w:p>
        </w:tc>
      </w:tr>
      <w:tr w:rsidR="00040146" w14:paraId="4DB38017" w14:textId="77777777">
        <w:trPr>
          <w:jc w:val="center"/>
        </w:trPr>
        <w:tc>
          <w:tcPr>
            <w:tcW w:w="3293" w:type="dxa"/>
            <w:tcBorders>
              <w:top w:val="single" w:sz="4" w:space="0" w:color="B7C9D6"/>
              <w:left w:val="single" w:sz="4" w:space="0" w:color="B7C9D6"/>
              <w:bottom w:val="single" w:sz="4" w:space="0" w:color="B7C9D6"/>
              <w:right w:val="single" w:sz="4" w:space="0" w:color="B7C9D6"/>
            </w:tcBorders>
            <w:vAlign w:val="center"/>
          </w:tcPr>
          <w:p w14:paraId="3F68A1B8" w14:textId="77777777" w:rsidR="00040146" w:rsidRDefault="00000000">
            <w:pPr>
              <w:spacing w:before="40" w:after="40"/>
            </w:pPr>
            <w:r>
              <w:t>⚙️</w:t>
            </w:r>
          </w:p>
        </w:tc>
        <w:tc>
          <w:tcPr>
            <w:tcW w:w="3293" w:type="dxa"/>
            <w:tcBorders>
              <w:top w:val="single" w:sz="4" w:space="0" w:color="B7C9D6"/>
              <w:left w:val="single" w:sz="4" w:space="0" w:color="B7C9D6"/>
              <w:bottom w:val="single" w:sz="4" w:space="0" w:color="B7C9D6"/>
              <w:right w:val="single" w:sz="4" w:space="0" w:color="B7C9D6"/>
            </w:tcBorders>
            <w:vAlign w:val="center"/>
          </w:tcPr>
          <w:p w14:paraId="2C10EB2F" w14:textId="77777777" w:rsidR="00040146" w:rsidRDefault="00000000">
            <w:pPr>
              <w:spacing w:before="40" w:after="40"/>
            </w:pPr>
            <w:r>
              <w:t>Fit and compare models</w:t>
            </w:r>
          </w:p>
        </w:tc>
        <w:tc>
          <w:tcPr>
            <w:tcW w:w="3293" w:type="dxa"/>
            <w:tcBorders>
              <w:top w:val="single" w:sz="4" w:space="0" w:color="B7C9D6"/>
              <w:left w:val="single" w:sz="4" w:space="0" w:color="B7C9D6"/>
              <w:bottom w:val="single" w:sz="4" w:space="0" w:color="B7C9D6"/>
              <w:right w:val="single" w:sz="4" w:space="0" w:color="B7C9D6"/>
            </w:tcBorders>
            <w:vAlign w:val="center"/>
          </w:tcPr>
          <w:p w14:paraId="201B2DA9" w14:textId="77777777" w:rsidR="00040146" w:rsidRDefault="00000000">
            <w:pPr>
              <w:spacing w:before="40" w:after="40"/>
            </w:pPr>
            <w:r>
              <w:t>Which models are plausible, and how do they compare?</w:t>
            </w:r>
          </w:p>
        </w:tc>
      </w:tr>
      <w:tr w:rsidR="00040146" w14:paraId="30E4ED4C" w14:textId="77777777">
        <w:trPr>
          <w:jc w:val="center"/>
        </w:trPr>
        <w:tc>
          <w:tcPr>
            <w:tcW w:w="3293" w:type="dxa"/>
            <w:tcBorders>
              <w:top w:val="single" w:sz="4" w:space="0" w:color="B7C9D6"/>
              <w:left w:val="single" w:sz="4" w:space="0" w:color="B7C9D6"/>
              <w:bottom w:val="single" w:sz="4" w:space="0" w:color="B7C9D6"/>
              <w:right w:val="single" w:sz="4" w:space="0" w:color="B7C9D6"/>
            </w:tcBorders>
            <w:vAlign w:val="center"/>
          </w:tcPr>
          <w:p w14:paraId="7A45C812" w14:textId="77777777" w:rsidR="00040146" w:rsidRDefault="00000000">
            <w:pPr>
              <w:spacing w:before="40" w:after="40"/>
            </w:pPr>
            <w:r>
              <w:t>✅</w:t>
            </w:r>
          </w:p>
        </w:tc>
        <w:tc>
          <w:tcPr>
            <w:tcW w:w="3293" w:type="dxa"/>
            <w:tcBorders>
              <w:top w:val="single" w:sz="4" w:space="0" w:color="B7C9D6"/>
              <w:left w:val="single" w:sz="4" w:space="0" w:color="B7C9D6"/>
              <w:bottom w:val="single" w:sz="4" w:space="0" w:color="B7C9D6"/>
              <w:right w:val="single" w:sz="4" w:space="0" w:color="B7C9D6"/>
            </w:tcBorders>
            <w:vAlign w:val="center"/>
          </w:tcPr>
          <w:p w14:paraId="621952F2" w14:textId="77777777" w:rsidR="00040146" w:rsidRDefault="00000000">
            <w:pPr>
              <w:spacing w:before="40" w:after="40"/>
            </w:pPr>
            <w:r>
              <w:t>Validate</w:t>
            </w:r>
          </w:p>
        </w:tc>
        <w:tc>
          <w:tcPr>
            <w:tcW w:w="3293" w:type="dxa"/>
            <w:tcBorders>
              <w:top w:val="single" w:sz="4" w:space="0" w:color="B7C9D6"/>
              <w:left w:val="single" w:sz="4" w:space="0" w:color="B7C9D6"/>
              <w:bottom w:val="single" w:sz="4" w:space="0" w:color="B7C9D6"/>
              <w:right w:val="single" w:sz="4" w:space="0" w:color="B7C9D6"/>
            </w:tcBorders>
            <w:vAlign w:val="center"/>
          </w:tcPr>
          <w:p w14:paraId="00900A39" w14:textId="77777777" w:rsidR="00040146" w:rsidRDefault="00000000">
            <w:pPr>
              <w:spacing w:before="40" w:after="40"/>
            </w:pPr>
            <w:r>
              <w:t>Are the residuals acceptable? Does the model meet its assumptions?</w:t>
            </w:r>
          </w:p>
        </w:tc>
      </w:tr>
      <w:tr w:rsidR="00040146" w14:paraId="4DEC85ED" w14:textId="77777777">
        <w:trPr>
          <w:jc w:val="center"/>
        </w:trPr>
        <w:tc>
          <w:tcPr>
            <w:tcW w:w="3293" w:type="dxa"/>
            <w:tcBorders>
              <w:top w:val="single" w:sz="4" w:space="0" w:color="B7C9D6"/>
              <w:left w:val="single" w:sz="4" w:space="0" w:color="B7C9D6"/>
              <w:bottom w:val="single" w:sz="4" w:space="0" w:color="B7C9D6"/>
              <w:right w:val="single" w:sz="4" w:space="0" w:color="B7C9D6"/>
            </w:tcBorders>
            <w:vAlign w:val="center"/>
          </w:tcPr>
          <w:p w14:paraId="5970461D" w14:textId="77777777" w:rsidR="00040146" w:rsidRDefault="00000000">
            <w:pPr>
              <w:spacing w:before="40" w:after="40"/>
            </w:pPr>
            <w:r>
              <w:t>📈</w:t>
            </w:r>
          </w:p>
        </w:tc>
        <w:tc>
          <w:tcPr>
            <w:tcW w:w="3293" w:type="dxa"/>
            <w:tcBorders>
              <w:top w:val="single" w:sz="4" w:space="0" w:color="B7C9D6"/>
              <w:left w:val="single" w:sz="4" w:space="0" w:color="B7C9D6"/>
              <w:bottom w:val="single" w:sz="4" w:space="0" w:color="B7C9D6"/>
              <w:right w:val="single" w:sz="4" w:space="0" w:color="B7C9D6"/>
            </w:tcBorders>
            <w:vAlign w:val="center"/>
          </w:tcPr>
          <w:p w14:paraId="433EB325" w14:textId="77777777" w:rsidR="00040146" w:rsidRDefault="00000000">
            <w:pPr>
              <w:spacing w:before="40" w:after="40"/>
            </w:pPr>
            <w:r>
              <w:t>Forecast and communicate</w:t>
            </w:r>
          </w:p>
        </w:tc>
        <w:tc>
          <w:tcPr>
            <w:tcW w:w="3293" w:type="dxa"/>
            <w:tcBorders>
              <w:top w:val="single" w:sz="4" w:space="0" w:color="B7C9D6"/>
              <w:left w:val="single" w:sz="4" w:space="0" w:color="B7C9D6"/>
              <w:bottom w:val="single" w:sz="4" w:space="0" w:color="B7C9D6"/>
              <w:right w:val="single" w:sz="4" w:space="0" w:color="B7C9D6"/>
            </w:tcBorders>
            <w:vAlign w:val="center"/>
          </w:tcPr>
          <w:p w14:paraId="576B641D" w14:textId="77777777" w:rsidR="00040146" w:rsidRDefault="00000000">
            <w:pPr>
              <w:spacing w:before="40" w:after="40"/>
            </w:pPr>
            <w:r>
              <w:t>What does the model imply, how uncertain is it, and what should a reader conclude?</w:t>
            </w:r>
          </w:p>
        </w:tc>
      </w:tr>
    </w:tbl>
    <w:p w14:paraId="05DAA354" w14:textId="77777777" w:rsidR="00040146" w:rsidRDefault="00040146">
      <w:pPr>
        <w:spacing w:after="20"/>
      </w:pPr>
    </w:p>
    <w:p w14:paraId="2FB872E8" w14:textId="77777777" w:rsidR="00040146" w:rsidRDefault="00000000">
      <w:r>
        <w:t>The icon should always appear with the written label. Icons can provide recognition and continuity, but they should not carry meaning by themselves.</w:t>
      </w:r>
    </w:p>
    <w:p w14:paraId="521CFA42" w14:textId="77777777" w:rsidR="00040146" w:rsidRDefault="00000000">
      <w:r>
        <w:t>A homework assignment might therefore use the same headings every time:</w:t>
      </w:r>
    </w:p>
    <w:p w14:paraId="3CB996DC" w14:textId="77777777" w:rsidR="00040146" w:rsidRDefault="00000000">
      <w:pPr>
        <w:pStyle w:val="ListNumber"/>
      </w:pPr>
      <w:r>
        <w:t xml:space="preserve">🧭 Context and measurement  </w:t>
      </w:r>
    </w:p>
    <w:p w14:paraId="36DD4A71" w14:textId="77777777" w:rsidR="00040146" w:rsidRDefault="00000000">
      <w:pPr>
        <w:pStyle w:val="ListNumber"/>
      </w:pPr>
      <w:r>
        <w:t xml:space="preserve">🔎 Visualization and descriptive statistics  </w:t>
      </w:r>
    </w:p>
    <w:p w14:paraId="627DA6B1" w14:textId="77777777" w:rsidR="00040146" w:rsidRDefault="00000000">
      <w:pPr>
        <w:pStyle w:val="ListNumber"/>
      </w:pPr>
      <w:r>
        <w:t xml:space="preserve">🧩 Signal model  </w:t>
      </w:r>
    </w:p>
    <w:p w14:paraId="0970C5BF" w14:textId="77777777" w:rsidR="00040146" w:rsidRDefault="00000000">
      <w:pPr>
        <w:pStyle w:val="ListNumber"/>
      </w:pPr>
      <w:r>
        <w:t xml:space="preserve">🩺 Residual diagnosis  </w:t>
      </w:r>
    </w:p>
    <w:p w14:paraId="465EE403" w14:textId="77777777" w:rsidR="00040146" w:rsidRDefault="00000000">
      <w:pPr>
        <w:pStyle w:val="ListNumber"/>
      </w:pPr>
      <w:r>
        <w:t xml:space="preserve">⚙️ Model fitting and comparison  </w:t>
      </w:r>
    </w:p>
    <w:p w14:paraId="415E26B3" w14:textId="77777777" w:rsidR="00040146" w:rsidRDefault="00000000">
      <w:pPr>
        <w:pStyle w:val="ListNumber"/>
      </w:pPr>
      <w:r>
        <w:t xml:space="preserve">✅ Validation  </w:t>
      </w:r>
    </w:p>
    <w:p w14:paraId="53FF722C" w14:textId="77777777" w:rsidR="00040146" w:rsidRDefault="00000000">
      <w:pPr>
        <w:pStyle w:val="ListNumber"/>
      </w:pPr>
      <w:r>
        <w:t xml:space="preserve">📈 Forecast and written conclusion  </w:t>
      </w:r>
    </w:p>
    <w:p w14:paraId="09CBF753" w14:textId="77777777" w:rsidR="00040146" w:rsidRDefault="00000000">
      <w:r>
        <w:t>Early assignments would only activate the steps students have learned. For example, an early decomposition assignment might stop at residual inspection, while later assignments require model comparison and forecasting. The routine remains constant while the statistical tools become more sophisticated.</w:t>
      </w:r>
    </w:p>
    <w:p w14:paraId="70DBEFDC" w14:textId="77777777" w:rsidR="00040146" w:rsidRDefault="00000000">
      <w:pPr>
        <w:pStyle w:val="Heading1"/>
      </w:pPr>
      <w:r>
        <w:t>How the decomposition framework nests the methods</w:t>
      </w:r>
    </w:p>
    <w:p w14:paraId="408DBA6A" w14:textId="77777777" w:rsidR="00040146" w:rsidRDefault="00000000">
      <w:r>
        <w:t>The structure can be represented as a set of nested layers:</w:t>
      </w:r>
    </w:p>
    <w:p w14:paraId="18355924" w14:textId="77777777" w:rsidR="00040146" w:rsidRDefault="00000000">
      <w:pPr>
        <w:keepLines/>
        <w:spacing w:before="60" w:after="100"/>
        <w:ind w:left="259" w:right="259"/>
      </w:pPr>
      <w:r>
        <w:rPr>
          <w:rFonts w:ascii="Consolas" w:hAnsi="Consolas"/>
          <w:color w:val="373737"/>
          <w:sz w:val="17"/>
        </w:rPr>
        <w:lastRenderedPageBreak/>
        <w:t>Observed series</w:t>
      </w:r>
      <w:r>
        <w:rPr>
          <w:rFonts w:ascii="Consolas" w:hAnsi="Consolas"/>
          <w:color w:val="373737"/>
          <w:sz w:val="17"/>
        </w:rPr>
        <w:br/>
        <w:t>│</w:t>
      </w:r>
      <w:r>
        <w:rPr>
          <w:rFonts w:ascii="Consolas" w:hAnsi="Consolas"/>
          <w:color w:val="373737"/>
          <w:sz w:val="17"/>
        </w:rPr>
        <w:br/>
        <w:t>├── Context and measurement</w:t>
      </w:r>
      <w:r>
        <w:rPr>
          <w:rFonts w:ascii="Consolas" w:hAnsi="Consolas"/>
          <w:color w:val="373737"/>
          <w:sz w:val="17"/>
        </w:rPr>
        <w:br/>
        <w:t>│</w:t>
      </w:r>
      <w:r>
        <w:rPr>
          <w:rFonts w:ascii="Consolas" w:hAnsi="Consolas"/>
          <w:color w:val="373737"/>
          <w:sz w:val="17"/>
        </w:rPr>
        <w:br/>
        <w:t>├── Systematic signal</w:t>
      </w:r>
      <w:r>
        <w:rPr>
          <w:rFonts w:ascii="Consolas" w:hAnsi="Consolas"/>
          <w:color w:val="373737"/>
          <w:sz w:val="17"/>
        </w:rPr>
        <w:br/>
        <w:t>│   ├── Trend</w:t>
      </w:r>
      <w:r>
        <w:rPr>
          <w:rFonts w:ascii="Consolas" w:hAnsi="Consolas"/>
          <w:color w:val="373737"/>
          <w:sz w:val="17"/>
        </w:rPr>
        <w:br/>
        <w:t>│   │   ├── Moving average</w:t>
      </w:r>
      <w:r>
        <w:rPr>
          <w:rFonts w:ascii="Consolas" w:hAnsi="Consolas"/>
          <w:color w:val="373737"/>
          <w:sz w:val="17"/>
        </w:rPr>
        <w:br/>
        <w:t>│   │   ├── EWMA / Holt</w:t>
      </w:r>
      <w:r>
        <w:rPr>
          <w:rFonts w:ascii="Consolas" w:hAnsi="Consolas"/>
          <w:color w:val="373737"/>
          <w:sz w:val="17"/>
        </w:rPr>
        <w:br/>
        <w:t>│   │   └── Regression</w:t>
      </w:r>
      <w:r>
        <w:rPr>
          <w:rFonts w:ascii="Consolas" w:hAnsi="Consolas"/>
          <w:color w:val="373737"/>
          <w:sz w:val="17"/>
        </w:rPr>
        <w:br/>
        <w:t>│   │</w:t>
      </w:r>
      <w:r>
        <w:rPr>
          <w:rFonts w:ascii="Consolas" w:hAnsi="Consolas"/>
          <w:color w:val="373737"/>
          <w:sz w:val="17"/>
        </w:rPr>
        <w:br/>
        <w:t>│   └── Seasonality</w:t>
      </w:r>
      <w:r>
        <w:rPr>
          <w:rFonts w:ascii="Consolas" w:hAnsi="Consolas"/>
          <w:color w:val="373737"/>
          <w:sz w:val="17"/>
        </w:rPr>
        <w:br/>
        <w:t>│       ├── Seasonal averages</w:t>
      </w:r>
      <w:r>
        <w:rPr>
          <w:rFonts w:ascii="Consolas" w:hAnsi="Consolas"/>
          <w:color w:val="373737"/>
          <w:sz w:val="17"/>
        </w:rPr>
        <w:br/>
        <w:t>│       ├── Additive/multiplicative decomposition</w:t>
      </w:r>
      <w:r>
        <w:rPr>
          <w:rFonts w:ascii="Consolas" w:hAnsi="Consolas"/>
          <w:color w:val="373737"/>
          <w:sz w:val="17"/>
        </w:rPr>
        <w:br/>
        <w:t>│       ├── Indicators</w:t>
      </w:r>
      <w:r>
        <w:rPr>
          <w:rFonts w:ascii="Consolas" w:hAnsi="Consolas"/>
          <w:color w:val="373737"/>
          <w:sz w:val="17"/>
        </w:rPr>
        <w:br/>
        <w:t>│       ├── Harmonic terms</w:t>
      </w:r>
      <w:r>
        <w:rPr>
          <w:rFonts w:ascii="Consolas" w:hAnsi="Consolas"/>
          <w:color w:val="373737"/>
          <w:sz w:val="17"/>
        </w:rPr>
        <w:br/>
        <w:t>│       └── Holt-Winters</w:t>
      </w:r>
      <w:r>
        <w:rPr>
          <w:rFonts w:ascii="Consolas" w:hAnsi="Consolas"/>
          <w:color w:val="373737"/>
          <w:sz w:val="17"/>
        </w:rPr>
        <w:br/>
        <w:t>│</w:t>
      </w:r>
      <w:r>
        <w:rPr>
          <w:rFonts w:ascii="Consolas" w:hAnsi="Consolas"/>
          <w:color w:val="373737"/>
          <w:sz w:val="17"/>
        </w:rPr>
        <w:br/>
        <w:t>└── Residual stochastic process</w:t>
      </w:r>
      <w:r>
        <w:rPr>
          <w:rFonts w:ascii="Consolas" w:hAnsi="Consolas"/>
          <w:color w:val="373737"/>
          <w:sz w:val="17"/>
        </w:rPr>
        <w:br/>
        <w:t xml:space="preserve">    ├── White noise</w:t>
      </w:r>
      <w:r>
        <w:rPr>
          <w:rFonts w:ascii="Consolas" w:hAnsi="Consolas"/>
          <w:color w:val="373737"/>
          <w:sz w:val="17"/>
        </w:rPr>
        <w:br/>
        <w:t xml:space="preserve">    ├── Stationary AR/MA/ARMA</w:t>
      </w:r>
      <w:r>
        <w:rPr>
          <w:rFonts w:ascii="Consolas" w:hAnsi="Consolas"/>
          <w:color w:val="373737"/>
          <w:sz w:val="17"/>
        </w:rPr>
        <w:br/>
        <w:t xml:space="preserve">    └── Nonstationary random walk/ARIMA/SARIMA</w:t>
      </w:r>
    </w:p>
    <w:p w14:paraId="51A96B61" w14:textId="77777777" w:rsidR="00040146" w:rsidRDefault="00000000">
      <w:r>
        <w:t>This helps students see that the methods are not competing chapters. They are alternative tools for different components of the same series.</w:t>
      </w:r>
    </w:p>
    <w:p w14:paraId="6B895602" w14:textId="77777777" w:rsidR="00040146" w:rsidRDefault="00000000">
      <w:r>
        <w:t>It also clarifies an important modeling progression:</w:t>
      </w:r>
    </w:p>
    <w:p w14:paraId="0EB5688A" w14:textId="77777777" w:rsidR="00040146" w:rsidRDefault="00000000">
      <w:pPr>
        <w:keepLines/>
        <w:spacing w:before="60" w:after="100"/>
        <w:ind w:left="259" w:right="259"/>
      </w:pPr>
      <w:r>
        <w:rPr>
          <w:rFonts w:ascii="Consolas" w:hAnsi="Consolas"/>
          <w:color w:val="373737"/>
          <w:sz w:val="17"/>
        </w:rPr>
        <w:t>Describe the series</w:t>
      </w:r>
      <w:r>
        <w:rPr>
          <w:rFonts w:ascii="Consolas" w:hAnsi="Consolas"/>
          <w:color w:val="373737"/>
          <w:sz w:val="17"/>
        </w:rPr>
        <w:br/>
        <w:t>→ explain systematic structure</w:t>
      </w:r>
      <w:r>
        <w:rPr>
          <w:rFonts w:ascii="Consolas" w:hAnsi="Consolas"/>
          <w:color w:val="373737"/>
          <w:sz w:val="17"/>
        </w:rPr>
        <w:br/>
        <w:t>→ model remaining dependence</w:t>
      </w:r>
      <w:r>
        <w:rPr>
          <w:rFonts w:ascii="Consolas" w:hAnsi="Consolas"/>
          <w:color w:val="373737"/>
          <w:sz w:val="17"/>
        </w:rPr>
        <w:br/>
        <w:t>→ validate the combined explanation</w:t>
      </w:r>
      <w:r>
        <w:rPr>
          <w:rFonts w:ascii="Consolas" w:hAnsi="Consolas"/>
          <w:color w:val="373737"/>
          <w:sz w:val="17"/>
        </w:rPr>
        <w:br/>
        <w:t>→ forecast</w:t>
      </w:r>
    </w:p>
    <w:p w14:paraId="6078397E" w14:textId="77777777" w:rsidR="00040146" w:rsidRDefault="00000000">
      <w:pPr>
        <w:pStyle w:val="Heading1"/>
      </w:pPr>
      <w:r>
        <w:t>Why this design is pedagogically strong</w:t>
      </w:r>
    </w:p>
    <w:p w14:paraId="7F427BEC" w14:textId="77777777" w:rsidR="00040146" w:rsidRDefault="00000000">
      <w:r>
        <w:t>This proposal uses several well-supported principles.</w:t>
      </w:r>
    </w:p>
    <w:p w14:paraId="3499152E" w14:textId="77777777" w:rsidR="00040146" w:rsidRDefault="00000000">
      <w:pPr>
        <w:pStyle w:val="ListBullet"/>
      </w:pPr>
      <w:r>
        <w:rPr>
          <w:b/>
        </w:rPr>
        <w:t>Constructive alignment:</w:t>
      </w:r>
      <w:r>
        <w:t xml:space="preserve"> Learning outcomes, activities, and assessments all target the same analysis process. Students are repeatedly assessed on the actual work of time-series analysis rather than on isolated procedures. </w:t>
      </w:r>
      <w:hyperlink r:id="rId12">
        <w:r>
          <w:rPr>
            <w:color w:val="0563C1"/>
            <w:u w:val="single"/>
          </w:rPr>
          <w:t>Biggs, 1996</w:t>
        </w:r>
      </w:hyperlink>
    </w:p>
    <w:p w14:paraId="6FCE56B5" w14:textId="77777777" w:rsidR="00040146" w:rsidRDefault="00000000">
      <w:pPr>
        <w:pStyle w:val="ListBullet"/>
      </w:pPr>
      <w:r>
        <w:rPr>
          <w:b/>
        </w:rPr>
        <w:t>Active learning:</w:t>
      </w:r>
      <w:r>
        <w:t xml:space="preserve"> Students repeatedly make decisions about plots, transformations, residuals, and model choice. A large STEM meta-analysis found that active learning improved examination performance and reduced failure rates compared with traditional lecturing. </w:t>
      </w:r>
      <w:hyperlink r:id="rId13">
        <w:r>
          <w:rPr>
            <w:color w:val="0563C1"/>
            <w:u w:val="single"/>
          </w:rPr>
          <w:t>Freeman et al., 2014</w:t>
        </w:r>
      </w:hyperlink>
    </w:p>
    <w:p w14:paraId="59E14527" w14:textId="77777777" w:rsidR="00040146" w:rsidRDefault="00000000">
      <w:pPr>
        <w:pStyle w:val="ListBullet"/>
      </w:pPr>
      <w:r>
        <w:rPr>
          <w:b/>
        </w:rPr>
        <w:t>Worked examples and gradual release:</w:t>
      </w:r>
      <w:r>
        <w:t xml:space="preserve"> Early lessons should show complete analyses using the seven steps; later lessons should remove code and interpretive support. Worked examples are especially valuable while students are still learning complex procedures. </w:t>
      </w:r>
      <w:hyperlink r:id="rId14">
        <w:r>
          <w:rPr>
            <w:color w:val="0563C1"/>
            <w:u w:val="single"/>
          </w:rPr>
          <w:t>Paas &amp; van Merriënboer, 2020</w:t>
        </w:r>
      </w:hyperlink>
    </w:p>
    <w:p w14:paraId="3226DC7C" w14:textId="77777777" w:rsidR="00040146" w:rsidRDefault="00000000">
      <w:pPr>
        <w:pStyle w:val="ListBullet"/>
      </w:pPr>
      <w:r>
        <w:rPr>
          <w:b/>
        </w:rPr>
        <w:t>Retrieval practice:</w:t>
      </w:r>
      <w:r>
        <w:t xml:space="preserve"> Every new homework should begin by asking students to retrieve earlier ideas—such as the difference between trend and seasonality, or what an ACF pattern suggests—before introducing the new method. Retrieval practice has been shown to improve meaningful learning and inference. </w:t>
      </w:r>
      <w:hyperlink r:id="rId15">
        <w:r>
          <w:rPr>
            <w:color w:val="0563C1"/>
            <w:u w:val="single"/>
          </w:rPr>
          <w:t>Karpicke &amp; Blunt, 2011</w:t>
        </w:r>
      </w:hyperlink>
    </w:p>
    <w:p w14:paraId="17E5496E" w14:textId="77777777" w:rsidR="00040146" w:rsidRDefault="00000000">
      <w:pPr>
        <w:pStyle w:val="ListBullet"/>
      </w:pPr>
      <w:r>
        <w:rPr>
          <w:b/>
        </w:rPr>
        <w:t>Spacing:</w:t>
      </w:r>
      <w:r>
        <w:t xml:space="preserve"> The same concepts should reappear across multiple datasets and units rather than being assessed once and abandoned. Distributed practice has strong support across hundreds of experiments. </w:t>
      </w:r>
      <w:hyperlink r:id="rId16">
        <w:r>
          <w:rPr>
            <w:color w:val="0563C1"/>
            <w:u w:val="single"/>
          </w:rPr>
          <w:t>Cepeda et al., 2006</w:t>
        </w:r>
      </w:hyperlink>
    </w:p>
    <w:p w14:paraId="523EC645" w14:textId="77777777" w:rsidR="00040146" w:rsidRDefault="00000000">
      <w:pPr>
        <w:pStyle w:val="ListBullet"/>
      </w:pPr>
      <w:r>
        <w:rPr>
          <w:b/>
        </w:rPr>
        <w:lastRenderedPageBreak/>
        <w:t>Interleaving:</w:t>
      </w:r>
      <w:r>
        <w:t xml:space="preserve"> Once students know several methods, assignments should mix trend, seasonal, stationary, and nonstationary cases so students must decide which tool applies. Interleaving is particularly useful when methods look similar but have different purposes. </w:t>
      </w:r>
      <w:hyperlink r:id="rId17">
        <w:r>
          <w:rPr>
            <w:color w:val="0563C1"/>
            <w:u w:val="single"/>
          </w:rPr>
          <w:t>Firth, 2021</w:t>
        </w:r>
      </w:hyperlink>
    </w:p>
    <w:p w14:paraId="4D491F94" w14:textId="77777777" w:rsidR="00040146" w:rsidRDefault="00000000">
      <w:r>
        <w:t>I recommend adopting the following as the course’s central design:</w:t>
      </w:r>
    </w:p>
    <w:p w14:paraId="094D5ACB" w14:textId="77777777" w:rsidR="00040146" w:rsidRDefault="00000000">
      <w:pPr>
        <w:spacing w:before="80" w:after="80"/>
        <w:ind w:left="403" w:right="259"/>
      </w:pPr>
      <w:r>
        <w:rPr>
          <w:i/>
          <w:color w:val="444444"/>
        </w:rPr>
        <w:t>Decomposition is the conceptual framework; the seven-step analysis cycle is the recurring student routine; each new unit adds more powerful ways to explain the signal or model the residual process.</w:t>
      </w:r>
    </w:p>
    <w:p w14:paraId="77A0D20B" w14:textId="77777777" w:rsidR="00040146" w:rsidRDefault="00000000">
      <w:r>
        <w:t>That combination should make the course feel cumulative rather than chapter-based, while preserving the applied, code-centered character of the existing materials.</w:t>
      </w:r>
    </w:p>
    <w:sectPr w:rsidR="00040146" w:rsidSect="00034616">
      <w:footerReference w:type="default" r:id="rId18"/>
      <w:pgSz w:w="12240" w:h="15840"/>
      <w:pgMar w:top="1037" w:right="1181" w:bottom="1037" w:left="118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5" w:author="Craig Johnson" w:date="2026-09-30T15:30:00Z" w:initials="CJ">
    <w:p w14:paraId="65A3BC3D" w14:textId="77777777" w:rsidR="00196CF0" w:rsidRDefault="00196CF0" w:rsidP="00196CF0">
      <w:pPr>
        <w:pStyle w:val="CommentText"/>
      </w:pPr>
      <w:r>
        <w:rPr>
          <w:rStyle w:val="CommentReference"/>
        </w:rPr>
        <w:annotationRef/>
      </w:r>
      <w:r>
        <w:t>Do you want to reintroduce this topic?</w:t>
      </w:r>
    </w:p>
  </w:comment>
  <w:comment w:id="88" w:author="Craig Johnson" w:date="2026-09-30T15:06:00Z" w:initials="CJ">
    <w:p w14:paraId="6A4CC147" w14:textId="77777777" w:rsidR="00417384" w:rsidRDefault="00EB4689" w:rsidP="00417384">
      <w:pPr>
        <w:pStyle w:val="CommentText"/>
      </w:pPr>
      <w:r>
        <w:rPr>
          <w:rStyle w:val="CommentReference"/>
        </w:rPr>
        <w:annotationRef/>
      </w:r>
      <w:r w:rsidR="00417384">
        <w:t xml:space="preserve">I would put Unit 1 after Unit 2 and Unit 3. Autocorrelation by itself is not motivating. It fails to give students a reason to stay enrolled in the class. </w:t>
      </w:r>
    </w:p>
    <w:p w14:paraId="1D9FA37A" w14:textId="77777777" w:rsidR="00417384" w:rsidRDefault="00417384" w:rsidP="00417384">
      <w:pPr>
        <w:pStyle w:val="CommentText"/>
      </w:pPr>
    </w:p>
    <w:p w14:paraId="104F3B44" w14:textId="77777777" w:rsidR="00417384" w:rsidRDefault="00417384" w:rsidP="00417384">
      <w:pPr>
        <w:pStyle w:val="CommentText"/>
      </w:pPr>
      <w:r>
        <w:t>There is nothing in the “Modeling Trend” and “Modeling Seasonality” chapters that requires autocorrelation...right?</w:t>
      </w:r>
    </w:p>
    <w:p w14:paraId="132EEE51" w14:textId="77777777" w:rsidR="00417384" w:rsidRDefault="00417384" w:rsidP="00417384">
      <w:pPr>
        <w:pStyle w:val="CommentText"/>
      </w:pPr>
      <w:r>
        <w:br/>
        <w:t>If we introduce the concept of lagged observations, that should suffice.</w:t>
      </w:r>
    </w:p>
  </w:comment>
  <w:comment w:id="147" w:author="Craig Johnson" w:date="2026-09-30T15:27:00Z" w:initials="CJ">
    <w:p w14:paraId="6C2666CA" w14:textId="77777777" w:rsidR="00196CF0" w:rsidRDefault="00C91872" w:rsidP="00196CF0">
      <w:pPr>
        <w:pStyle w:val="CommentText"/>
      </w:pPr>
      <w:r>
        <w:rPr>
          <w:rStyle w:val="CommentReference"/>
        </w:rPr>
        <w:annotationRef/>
      </w:r>
      <w:r w:rsidR="00196CF0">
        <w:t>I assume you are not proposing to include ARCH/GARCH. Is that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3BC3D" w15:done="0"/>
  <w15:commentEx w15:paraId="132EEE51" w15:done="0"/>
  <w15:commentEx w15:paraId="6C2666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221C5C" w16cex:dateUtc="2026-09-30T21:30:00Z"/>
  <w16cex:commentExtensible w16cex:durableId="546A527B" w16cex:dateUtc="2026-09-30T21:06:00Z"/>
  <w16cex:commentExtensible w16cex:durableId="09120752" w16cex:dateUtc="2026-09-30T2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3BC3D" w16cid:durableId="2D221C5C"/>
  <w16cid:commentId w16cid:paraId="132EEE51" w16cid:durableId="546A527B"/>
  <w16cid:commentId w16cid:paraId="6C2666CA" w16cid:durableId="091207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C6C03" w14:textId="77777777" w:rsidR="004B7DB0" w:rsidRDefault="004B7DB0">
      <w:pPr>
        <w:spacing w:after="0" w:line="240" w:lineRule="auto"/>
      </w:pPr>
      <w:r>
        <w:separator/>
      </w:r>
    </w:p>
  </w:endnote>
  <w:endnote w:type="continuationSeparator" w:id="0">
    <w:p w14:paraId="678910BB" w14:textId="77777777" w:rsidR="004B7DB0" w:rsidRDefault="004B7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AC5D" w14:textId="77777777" w:rsidR="00040146" w:rsidRDefault="00000000">
    <w:pPr>
      <w:pStyle w:val="Footer"/>
      <w:jc w:val="center"/>
    </w:pPr>
    <w:r>
      <w:rPr>
        <w:color w:val="787878"/>
        <w:sz w:val="16"/>
      </w:rPr>
      <w:t>Time Series Course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67D04" w14:textId="77777777" w:rsidR="004B7DB0" w:rsidRDefault="004B7DB0">
      <w:pPr>
        <w:spacing w:after="0" w:line="240" w:lineRule="auto"/>
      </w:pPr>
      <w:r>
        <w:separator/>
      </w:r>
    </w:p>
  </w:footnote>
  <w:footnote w:type="continuationSeparator" w:id="0">
    <w:p w14:paraId="6A564568" w14:textId="77777777" w:rsidR="004B7DB0" w:rsidRDefault="004B7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878441">
    <w:abstractNumId w:val="8"/>
  </w:num>
  <w:num w:numId="2" w16cid:durableId="1073969277">
    <w:abstractNumId w:val="6"/>
  </w:num>
  <w:num w:numId="3" w16cid:durableId="1593468582">
    <w:abstractNumId w:val="5"/>
  </w:num>
  <w:num w:numId="4" w16cid:durableId="1465083154">
    <w:abstractNumId w:val="4"/>
  </w:num>
  <w:num w:numId="5" w16cid:durableId="62219708">
    <w:abstractNumId w:val="7"/>
  </w:num>
  <w:num w:numId="6" w16cid:durableId="1412921807">
    <w:abstractNumId w:val="3"/>
  </w:num>
  <w:num w:numId="7" w16cid:durableId="264655443">
    <w:abstractNumId w:val="2"/>
  </w:num>
  <w:num w:numId="8" w16cid:durableId="2146314466">
    <w:abstractNumId w:val="1"/>
  </w:num>
  <w:num w:numId="9" w16cid:durableId="144238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Johnson">
    <w15:presenceInfo w15:providerId="AD" w15:userId="S::craigaj@byui.edu::060ed865-994c-4bd9-8065-58c9d6c304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146"/>
    <w:rsid w:val="0006063C"/>
    <w:rsid w:val="0015074B"/>
    <w:rsid w:val="00196CF0"/>
    <w:rsid w:val="0029639D"/>
    <w:rsid w:val="00326F90"/>
    <w:rsid w:val="00417384"/>
    <w:rsid w:val="004B7DB0"/>
    <w:rsid w:val="00AA1D8D"/>
    <w:rsid w:val="00B47730"/>
    <w:rsid w:val="00C368B3"/>
    <w:rsid w:val="00C91872"/>
    <w:rsid w:val="00CB0664"/>
    <w:rsid w:val="00EB4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DBC54"/>
  <w14:defaultImageDpi w14:val="300"/>
  <w15:docId w15:val="{EEA7D455-4C13-4633-A896-78F31C447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B4689"/>
    <w:pPr>
      <w:spacing w:after="0" w:line="240" w:lineRule="auto"/>
    </w:pPr>
    <w:rPr>
      <w:rFonts w:ascii="Aptos" w:hAnsi="Aptos"/>
      <w:sz w:val="21"/>
    </w:rPr>
  </w:style>
  <w:style w:type="character" w:styleId="CommentReference">
    <w:name w:val="annotation reference"/>
    <w:basedOn w:val="DefaultParagraphFont"/>
    <w:uiPriority w:val="99"/>
    <w:semiHidden/>
    <w:unhideWhenUsed/>
    <w:rsid w:val="00EB4689"/>
    <w:rPr>
      <w:sz w:val="16"/>
      <w:szCs w:val="16"/>
    </w:rPr>
  </w:style>
  <w:style w:type="paragraph" w:styleId="CommentText">
    <w:name w:val="annotation text"/>
    <w:basedOn w:val="Normal"/>
    <w:link w:val="CommentTextChar"/>
    <w:uiPriority w:val="99"/>
    <w:unhideWhenUsed/>
    <w:rsid w:val="00EB4689"/>
    <w:pPr>
      <w:spacing w:line="240" w:lineRule="auto"/>
    </w:pPr>
    <w:rPr>
      <w:sz w:val="20"/>
      <w:szCs w:val="20"/>
    </w:rPr>
  </w:style>
  <w:style w:type="character" w:customStyle="1" w:styleId="CommentTextChar">
    <w:name w:val="Comment Text Char"/>
    <w:basedOn w:val="DefaultParagraphFont"/>
    <w:link w:val="CommentText"/>
    <w:uiPriority w:val="99"/>
    <w:rsid w:val="00EB4689"/>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EB4689"/>
    <w:rPr>
      <w:b/>
      <w:bCs/>
    </w:rPr>
  </w:style>
  <w:style w:type="character" w:customStyle="1" w:styleId="CommentSubjectChar">
    <w:name w:val="Comment Subject Char"/>
    <w:basedOn w:val="CommentTextChar"/>
    <w:link w:val="CommentSubject"/>
    <w:uiPriority w:val="99"/>
    <w:semiHidden/>
    <w:rsid w:val="00EB4689"/>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73/pnas.1319030111"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07/BF00138871" TargetMode="External"/><Relationship Id="rId17" Type="http://schemas.openxmlformats.org/officeDocument/2006/relationships/hyperlink" Target="https://doi.org/10.1002/rev3.3266" TargetMode="External"/><Relationship Id="rId2" Type="http://schemas.openxmlformats.org/officeDocument/2006/relationships/numbering" Target="numbering.xml"/><Relationship Id="rId16" Type="http://schemas.openxmlformats.org/officeDocument/2006/relationships/hyperlink" Target="https://doi.org/10.1037/0033-2909.132.3.354"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i.org/10.1126/science.1199327"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177/0963721420922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1501</Words>
  <Characters>9162</Characters>
  <Application>Microsoft Office Word</Application>
  <DocSecurity>0</DocSecurity>
  <Lines>261</Lines>
  <Paragraphs>201</Paragraphs>
  <ScaleCrop>false</ScaleCrop>
  <HeadingPairs>
    <vt:vector size="2" baseType="variant">
      <vt:variant>
        <vt:lpstr>Title</vt:lpstr>
      </vt:variant>
      <vt:variant>
        <vt:i4>1</vt:i4>
      </vt:variant>
    </vt:vector>
  </HeadingPairs>
  <TitlesOfParts>
    <vt:vector size="1" baseType="lpstr">
      <vt:lpstr>Proposal for a Decomposition-Centered Time Series Course</vt:lpstr>
    </vt:vector>
  </TitlesOfParts>
  <Manager/>
  <Company/>
  <LinksUpToDate>false</LinksUpToDate>
  <CharactersWithSpaces>10462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 Decomposition-Centered Time Series Course</dc:title>
  <dc:subject>Proposed course architecture and recurring analysis routine</dc:subject>
  <dc:creator>Craig Johnson</dc:creator>
  <cp:keywords/>
  <dc:description>generated by python-docx</dc:description>
  <cp:lastModifiedBy>Craig Johnson</cp:lastModifiedBy>
  <cp:revision>2</cp:revision>
  <dcterms:created xsi:type="dcterms:W3CDTF">2026-09-30T21:31:00Z</dcterms:created>
  <dcterms:modified xsi:type="dcterms:W3CDTF">2026-09-30T21:31:00Z</dcterms:modified>
  <cp:category/>
</cp:coreProperties>
</file>